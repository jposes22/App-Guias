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2201E5" w14:textId="77777777" w:rsidR="00217BB7" w:rsidRPr="00E6618E" w:rsidRDefault="00217BB7" w:rsidP="00E6618E">
      <w:pPr>
        <w:pStyle w:val="Ttulo1"/>
      </w:pPr>
      <w:r>
        <w:t>Torres de Oeste</w:t>
      </w:r>
    </w:p>
    <w:p w14:paraId="243F2D21" w14:textId="54A4B65C" w:rsidR="00491C43" w:rsidRDefault="003D4688" w:rsidP="00217BB7">
      <w:r>
        <w:t>Esta</w:t>
      </w:r>
      <w:r w:rsidR="008F3F62">
        <w:t xml:space="preserve"> aplicación </w:t>
      </w:r>
      <w:r w:rsidR="00B56422">
        <w:t xml:space="preserve">está concebida para realizar una visita al yacimiento. Esta visita está diseñada en </w:t>
      </w:r>
      <w:r w:rsidR="00CB3F5A">
        <w:t>torno a varios puntos de parada</w:t>
      </w:r>
      <w:r w:rsidR="00B56422">
        <w:t xml:space="preserve"> en los que se proporciona información diversa sobre la historia de Torres de Oeste</w:t>
      </w:r>
      <w:r w:rsidR="00F65078">
        <w:t xml:space="preserve">. </w:t>
      </w:r>
      <w:r w:rsidR="008F3F62">
        <w:t>R</w:t>
      </w:r>
      <w:r w:rsidR="00B56422">
        <w:t>ecomendamos que el recorrido</w:t>
      </w:r>
      <w:r w:rsidR="008F3F62">
        <w:t xml:space="preserve"> se haga</w:t>
      </w:r>
      <w:r w:rsidR="00B56422">
        <w:t xml:space="preserve"> siguiendo el orden de las paradas, para que </w:t>
      </w:r>
      <w:r w:rsidR="00F65078">
        <w:t>el hilo narrativo sea acorde a la secuencia histórica del yacimiento.</w:t>
      </w:r>
    </w:p>
    <w:p w14:paraId="2B33033C" w14:textId="5CA24B59" w:rsidR="00F65078" w:rsidRPr="00FE4FF7" w:rsidRDefault="00F65078" w:rsidP="00FE4FF7">
      <w:pPr>
        <w:pStyle w:val="Descripcin"/>
      </w:pPr>
      <w:r w:rsidRPr="007971B2">
        <w:rPr>
          <w:highlight w:val="yellow"/>
          <w:rPrChange w:id="0" w:author="Usuario de Microsoft Office" w:date="2016-10-24T10:17:00Z">
            <w:rPr/>
          </w:rPrChange>
        </w:rPr>
        <w:t>[Mapa del yacimiento con la localización de los puntos de parada]</w:t>
      </w:r>
    </w:p>
    <w:p w14:paraId="4CC27CFF" w14:textId="68EF53D1" w:rsidR="00CF4B7F" w:rsidRDefault="00CF4B7F" w:rsidP="00CF4B7F">
      <w:pPr>
        <w:pStyle w:val="Ttulo2"/>
      </w:pPr>
      <w:r>
        <w:t>Introducción</w:t>
      </w:r>
    </w:p>
    <w:p w14:paraId="406F5A68" w14:textId="48F6EE1C" w:rsidR="00E6618E" w:rsidRPr="00E6618E" w:rsidRDefault="00E6618E" w:rsidP="00E6618E">
      <w:pPr>
        <w:rPr>
          <w:color w:val="FF0000"/>
        </w:rPr>
      </w:pPr>
      <w:proofErr w:type="spellStart"/>
      <w:r w:rsidRPr="00E6618E">
        <w:rPr>
          <w:color w:val="FF0000"/>
        </w:rPr>
        <w:t>Audioguía</w:t>
      </w:r>
      <w:proofErr w:type="spellEnd"/>
      <w:r w:rsidRPr="00E6618E">
        <w:rPr>
          <w:color w:val="FF0000"/>
        </w:rPr>
        <w:t xml:space="preserve"> 1</w:t>
      </w:r>
    </w:p>
    <w:p w14:paraId="3413AE0B" w14:textId="2BE13E98" w:rsidR="00E6618E" w:rsidRDefault="00DE754B" w:rsidP="00CF4B7F">
      <w:r>
        <w:t>Torres de Oeste es una fortaleza de época medieval, relacionada</w:t>
      </w:r>
      <w:r w:rsidR="001E4496">
        <w:t>,</w:t>
      </w:r>
      <w:r w:rsidR="00F3241F">
        <w:t xml:space="preserve"> por un lado</w:t>
      </w:r>
      <w:r w:rsidR="001E4496">
        <w:t>,</w:t>
      </w:r>
      <w:r>
        <w:t xml:space="preserve"> con la defensa de las tierras de la</w:t>
      </w:r>
      <w:r w:rsidR="00150839">
        <w:t xml:space="preserve"> diócesis</w:t>
      </w:r>
      <w:r w:rsidR="001E4496">
        <w:t xml:space="preserve"> de</w:t>
      </w:r>
      <w:r w:rsidR="00150839">
        <w:t xml:space="preserve"> Santiago</w:t>
      </w:r>
      <w:r>
        <w:t xml:space="preserve"> de los a</w:t>
      </w:r>
      <w:r w:rsidR="00B4142D">
        <w:t>taques de vikingos y sarracenos</w:t>
      </w:r>
      <w:r>
        <w:t xml:space="preserve"> </w:t>
      </w:r>
      <w:r w:rsidR="00F3241F">
        <w:t>y</w:t>
      </w:r>
      <w:r w:rsidR="00F2690F">
        <w:t>,</w:t>
      </w:r>
      <w:r w:rsidR="00F3241F">
        <w:t xml:space="preserve"> por otro, con</w:t>
      </w:r>
      <w:r w:rsidR="00FB2F4A">
        <w:t xml:space="preserve"> funciones</w:t>
      </w:r>
      <w:r>
        <w:t xml:space="preserve"> de control del comercio marítim</w:t>
      </w:r>
      <w:r w:rsidR="00002405">
        <w:t>o hacia el interior de Galicia.</w:t>
      </w:r>
    </w:p>
    <w:p w14:paraId="52B7662E" w14:textId="41EDC2F8" w:rsidR="00682EBD" w:rsidRDefault="00002405" w:rsidP="00CF4B7F">
      <w:r>
        <w:t>La primera mención</w:t>
      </w:r>
      <w:r w:rsidR="00CD4CEE">
        <w:t xml:space="preserve"> en la que se hace referencia a Torres de Oeste</w:t>
      </w:r>
      <w:r>
        <w:t xml:space="preserve"> es en un documento de 1024, por medio del cual el rey Alfonso V confirma la donación de las tierras en las que</w:t>
      </w:r>
      <w:r w:rsidR="00F2690F">
        <w:t xml:space="preserve"> se localiza la fortaleza</w:t>
      </w:r>
      <w:r>
        <w:t xml:space="preserve"> a la diócesis compostelana. </w:t>
      </w:r>
    </w:p>
    <w:p w14:paraId="1B82E3EF" w14:textId="540B87E9" w:rsidR="00002405" w:rsidRDefault="00002405" w:rsidP="00CF4B7F">
      <w:pPr>
        <w:rPr>
          <w:i/>
        </w:rPr>
      </w:pPr>
      <w:r>
        <w:t>Desde este momento</w:t>
      </w:r>
      <w:r w:rsidR="00A959A8">
        <w:t>,</w:t>
      </w:r>
      <w:r>
        <w:t xml:space="preserve"> y a lo largo de los siglos siguientes</w:t>
      </w:r>
      <w:r w:rsidR="00CD4CEE">
        <w:t>, son continuas las referencias que hablan de la i</w:t>
      </w:r>
      <w:r w:rsidR="00682EBD">
        <w:t>mportancia de las Torres</w:t>
      </w:r>
      <w:r w:rsidR="005F79CA">
        <w:t xml:space="preserve"> </w:t>
      </w:r>
      <w:r w:rsidR="00682EBD">
        <w:t>como</w:t>
      </w:r>
      <w:r w:rsidR="005F79CA">
        <w:t xml:space="preserve"> defensa de las tierras del señorío compostelano</w:t>
      </w:r>
      <w:r w:rsidR="00A959A8">
        <w:t>. Incluso</w:t>
      </w:r>
      <w:r w:rsidR="005F79CA">
        <w:t xml:space="preserve"> </w:t>
      </w:r>
      <w:r w:rsidR="00682EBD">
        <w:t>llegando a ostentar la</w:t>
      </w:r>
      <w:r w:rsidR="00CD4CEE">
        <w:t xml:space="preserve"> </w:t>
      </w:r>
      <w:r w:rsidR="005F79CA">
        <w:t>prestigiosa denominación</w:t>
      </w:r>
      <w:r w:rsidR="001E4496">
        <w:t xml:space="preserve"> de </w:t>
      </w:r>
      <w:r w:rsidR="003D32D8">
        <w:t xml:space="preserve">“Llave y sello de Galicia”, como </w:t>
      </w:r>
      <w:r w:rsidR="005F79CA">
        <w:t xml:space="preserve">queda recogido en la obra medieval </w:t>
      </w:r>
      <w:r w:rsidR="005F79CA" w:rsidRPr="00682EBD">
        <w:rPr>
          <w:i/>
        </w:rPr>
        <w:t>Historia Compostelana</w:t>
      </w:r>
      <w:r w:rsidR="001E4496">
        <w:rPr>
          <w:i/>
        </w:rPr>
        <w:t>:</w:t>
      </w:r>
      <w:r w:rsidR="00682EBD">
        <w:rPr>
          <w:i/>
        </w:rPr>
        <w:t xml:space="preserve"> </w:t>
      </w:r>
      <w:r w:rsidR="00682EBD">
        <w:t>“</w:t>
      </w:r>
      <w:r w:rsidR="00682EBD" w:rsidRPr="00682EBD">
        <w:rPr>
          <w:i/>
        </w:rPr>
        <w:t>pues si gentes extranjeras se apoderasen de este lugar, tendrían a su alcance invadir y devastar Galicia</w:t>
      </w:r>
      <w:r w:rsidR="00682EBD">
        <w:rPr>
          <w:i/>
        </w:rPr>
        <w:t>”.</w:t>
      </w:r>
    </w:p>
    <w:p w14:paraId="1ACAB191" w14:textId="4E0F99C6" w:rsidR="00BC06EA" w:rsidRPr="00BC06EA" w:rsidRDefault="00BC06EA" w:rsidP="00CF4B7F">
      <w:r>
        <w:t>Después de varios siglos de abandono, a principios del siglo XX, Torres de Oeste vuelve a despertar interés y es declarada</w:t>
      </w:r>
      <w:r w:rsidR="00A959A8">
        <w:t>,</w:t>
      </w:r>
      <w:r>
        <w:t xml:space="preserve"> por decreto</w:t>
      </w:r>
      <w:r w:rsidR="00A959A8">
        <w:t>,</w:t>
      </w:r>
      <w:r>
        <w:t xml:space="preserve"> Monumento Histórico Artístico en junio de 1931.</w:t>
      </w:r>
    </w:p>
    <w:p w14:paraId="3A6C67C1" w14:textId="6881C82A" w:rsidR="00BC06EA" w:rsidRDefault="00E6618E" w:rsidP="00BC06EA">
      <w:pPr>
        <w:pStyle w:val="Ttulo4"/>
      </w:pPr>
      <w:r>
        <w:t>Saber más…</w:t>
      </w:r>
    </w:p>
    <w:p w14:paraId="2B076393" w14:textId="4C685304" w:rsidR="00BC06EA" w:rsidRPr="00E27739" w:rsidRDefault="00BC06EA" w:rsidP="00BC06EA">
      <w:pPr>
        <w:rPr>
          <w:color w:val="3366FF"/>
        </w:rPr>
      </w:pPr>
      <w:r w:rsidRPr="00E27739">
        <w:rPr>
          <w:color w:val="3366FF"/>
        </w:rPr>
        <w:t xml:space="preserve">Desde 1940 ha sido objeto de numerosas intervenciones arqueológicas. Entre los años 40 y 70, fueron realizados diferentes </w:t>
      </w:r>
      <w:r w:rsidR="00F62B01" w:rsidRPr="00E27739">
        <w:rPr>
          <w:color w:val="3366FF"/>
        </w:rPr>
        <w:t>trabajos de consolidación y restauración, di</w:t>
      </w:r>
      <w:r w:rsidRPr="00E27739">
        <w:rPr>
          <w:color w:val="3366FF"/>
        </w:rPr>
        <w:t xml:space="preserve">rigidos por Luis Menéndez Pidal, Manuel </w:t>
      </w:r>
      <w:proofErr w:type="spellStart"/>
      <w:r w:rsidRPr="00E27739">
        <w:rPr>
          <w:color w:val="3366FF"/>
        </w:rPr>
        <w:t>Chamoso</w:t>
      </w:r>
      <w:proofErr w:type="spellEnd"/>
      <w:r w:rsidRPr="00E27739">
        <w:rPr>
          <w:color w:val="3366FF"/>
        </w:rPr>
        <w:t xml:space="preserve"> Lamas y </w:t>
      </w:r>
      <w:proofErr w:type="spellStart"/>
      <w:r w:rsidRPr="00E27739">
        <w:rPr>
          <w:color w:val="3366FF"/>
        </w:rPr>
        <w:t>Xaquín</w:t>
      </w:r>
      <w:proofErr w:type="spellEnd"/>
      <w:r w:rsidRPr="00E27739">
        <w:rPr>
          <w:color w:val="3366FF"/>
        </w:rPr>
        <w:t xml:space="preserve"> Lorenzo. </w:t>
      </w:r>
    </w:p>
    <w:p w14:paraId="140409D5" w14:textId="752D8122" w:rsidR="00BC06EA" w:rsidRPr="00E27739" w:rsidRDefault="00BC06EA" w:rsidP="00BC06EA">
      <w:pPr>
        <w:rPr>
          <w:color w:val="3366FF"/>
        </w:rPr>
      </w:pPr>
      <w:r w:rsidRPr="00E27739">
        <w:rPr>
          <w:color w:val="3366FF"/>
        </w:rPr>
        <w:t xml:space="preserve">Durante la década de los 70, se retoman las excavaciones, en este caso dirigidas por Alberto </w:t>
      </w:r>
      <w:proofErr w:type="spellStart"/>
      <w:r w:rsidRPr="00E27739">
        <w:rPr>
          <w:color w:val="3366FF"/>
        </w:rPr>
        <w:t>Balil</w:t>
      </w:r>
      <w:proofErr w:type="spellEnd"/>
      <w:r w:rsidRPr="00E27739">
        <w:rPr>
          <w:color w:val="3366FF"/>
        </w:rPr>
        <w:t xml:space="preserve"> </w:t>
      </w:r>
      <w:proofErr w:type="spellStart"/>
      <w:r w:rsidRPr="00E27739">
        <w:rPr>
          <w:color w:val="3366FF"/>
        </w:rPr>
        <w:t>Illana</w:t>
      </w:r>
      <w:proofErr w:type="spellEnd"/>
      <w:r w:rsidRPr="00E27739">
        <w:rPr>
          <w:color w:val="3366FF"/>
        </w:rPr>
        <w:t>, miembro de la Universidad de Santiago de Compostela.</w:t>
      </w:r>
    </w:p>
    <w:p w14:paraId="6DBFE524" w14:textId="3C2E7182" w:rsidR="00BC06EA" w:rsidRPr="00E27739" w:rsidRDefault="00BC06EA" w:rsidP="00BC06EA">
      <w:pPr>
        <w:rPr>
          <w:color w:val="3366FF"/>
        </w:rPr>
      </w:pPr>
      <w:r w:rsidRPr="00E27739">
        <w:rPr>
          <w:color w:val="3366FF"/>
        </w:rPr>
        <w:t>En la década de los 80, se realizan prospecciones subacuáticas</w:t>
      </w:r>
      <w:r w:rsidR="00E035A2">
        <w:rPr>
          <w:color w:val="3366FF"/>
        </w:rPr>
        <w:t>,</w:t>
      </w:r>
      <w:r w:rsidR="00FE4FF7" w:rsidRPr="00E27739">
        <w:rPr>
          <w:color w:val="3366FF"/>
        </w:rPr>
        <w:t xml:space="preserve"> dirigidas</w:t>
      </w:r>
      <w:r w:rsidRPr="00E27739">
        <w:rPr>
          <w:color w:val="3366FF"/>
        </w:rPr>
        <w:t xml:space="preserve"> desde el Museo de Pontevedra por Antonio de la Peña Santos, así como una nueva intervención arqueológica dirigida </w:t>
      </w:r>
      <w:r w:rsidR="00FE4FF7" w:rsidRPr="00E27739">
        <w:rPr>
          <w:color w:val="3366FF"/>
        </w:rPr>
        <w:t xml:space="preserve">por Juan </w:t>
      </w:r>
      <w:proofErr w:type="spellStart"/>
      <w:r w:rsidR="00FE4FF7" w:rsidRPr="00E27739">
        <w:rPr>
          <w:color w:val="3366FF"/>
        </w:rPr>
        <w:t>Naveiro</w:t>
      </w:r>
      <w:proofErr w:type="spellEnd"/>
      <w:r w:rsidR="00FE4FF7" w:rsidRPr="00E27739">
        <w:rPr>
          <w:color w:val="3366FF"/>
        </w:rPr>
        <w:t xml:space="preserve"> López, de  </w:t>
      </w:r>
      <w:r w:rsidRPr="00E27739">
        <w:rPr>
          <w:color w:val="3366FF"/>
        </w:rPr>
        <w:t>la Universidad de Santiago de Compostela</w:t>
      </w:r>
      <w:r w:rsidR="008C787C" w:rsidRPr="00E27739">
        <w:rPr>
          <w:color w:val="3366FF"/>
        </w:rPr>
        <w:t>.</w:t>
      </w:r>
    </w:p>
    <w:p w14:paraId="25AD4D9A" w14:textId="122B96D5" w:rsidR="008F0E49" w:rsidRDefault="008C787C" w:rsidP="00CF4B7F">
      <w:r w:rsidRPr="00E27739">
        <w:rPr>
          <w:color w:val="3366FF"/>
        </w:rPr>
        <w:t xml:space="preserve">En el año 2011 se ha desarrollado la última intervención arqueológica hasta la fecha, dirigida por Francisco </w:t>
      </w:r>
      <w:proofErr w:type="spellStart"/>
      <w:r w:rsidRPr="00E27739">
        <w:rPr>
          <w:color w:val="3366FF"/>
        </w:rPr>
        <w:t>Hervés</w:t>
      </w:r>
      <w:proofErr w:type="spellEnd"/>
      <w:r w:rsidRPr="00E27739">
        <w:rPr>
          <w:color w:val="3366FF"/>
        </w:rPr>
        <w:t xml:space="preserve"> </w:t>
      </w:r>
      <w:proofErr w:type="spellStart"/>
      <w:r w:rsidRPr="00E27739">
        <w:rPr>
          <w:color w:val="3366FF"/>
        </w:rPr>
        <w:t>Raigoso</w:t>
      </w:r>
      <w:proofErr w:type="spellEnd"/>
      <w:r w:rsidRPr="00E27739">
        <w:rPr>
          <w:color w:val="3366FF"/>
        </w:rPr>
        <w:t>.</w:t>
      </w:r>
    </w:p>
    <w:p w14:paraId="179109F3" w14:textId="55101300" w:rsidR="00E6618E" w:rsidRPr="00FE4FF7" w:rsidRDefault="00E6618E" w:rsidP="0045775F">
      <w:pPr>
        <w:pStyle w:val="Descripcin"/>
      </w:pPr>
    </w:p>
    <w:p w14:paraId="31AFC083" w14:textId="3E79379C" w:rsidR="00E6618E" w:rsidRDefault="00E6618E" w:rsidP="00E6618E">
      <w:pPr>
        <w:pStyle w:val="Ttulo2"/>
      </w:pPr>
      <w:r>
        <w:lastRenderedPageBreak/>
        <w:t>Itinerario</w:t>
      </w:r>
    </w:p>
    <w:p w14:paraId="17842982" w14:textId="67BFE823" w:rsidR="00E6618E" w:rsidRDefault="009868E5" w:rsidP="008729FD">
      <w:pPr>
        <w:pStyle w:val="Ttulo3"/>
      </w:pPr>
      <w:r>
        <w:t>Los orígenes</w:t>
      </w:r>
    </w:p>
    <w:p w14:paraId="44198C5A" w14:textId="190AC112" w:rsidR="00E6618E" w:rsidRDefault="00E6618E" w:rsidP="00E6618E">
      <w:pPr>
        <w:rPr>
          <w:color w:val="FF0000"/>
        </w:rPr>
      </w:pPr>
      <w:proofErr w:type="spellStart"/>
      <w:r w:rsidRPr="00E6618E">
        <w:rPr>
          <w:color w:val="FF0000"/>
        </w:rPr>
        <w:t>Audioguía</w:t>
      </w:r>
      <w:proofErr w:type="spellEnd"/>
      <w:r w:rsidRPr="00E6618E">
        <w:rPr>
          <w:color w:val="FF0000"/>
        </w:rPr>
        <w:t xml:space="preserve"> 2</w:t>
      </w:r>
    </w:p>
    <w:p w14:paraId="2D2CCED3" w14:textId="79E593CF" w:rsidR="004D2618" w:rsidRDefault="004D2618" w:rsidP="009868E5">
      <w:r>
        <w:t>Aunque Torres de Oeste es una fortaleza de la Edad Media, sus orígenes se remontan más de mil años atrás.</w:t>
      </w:r>
    </w:p>
    <w:p w14:paraId="16768C09" w14:textId="6C706F21" w:rsidR="00C62C32" w:rsidRDefault="004D2618" w:rsidP="00C62C32">
      <w:r>
        <w:t xml:space="preserve">Las excavaciones han descubierto los restos de un </w:t>
      </w:r>
      <w:r w:rsidR="00F9112C">
        <w:t>castro</w:t>
      </w:r>
      <w:r>
        <w:t xml:space="preserve"> de</w:t>
      </w:r>
      <w:r w:rsidR="00F9112C">
        <w:t xml:space="preserve"> más de 2000 años de antigüedad</w:t>
      </w:r>
      <w:r>
        <w:t>,</w:t>
      </w:r>
      <w:r w:rsidR="00C62C32">
        <w:t xml:space="preserve"> </w:t>
      </w:r>
      <w:r w:rsidR="00F9112C">
        <w:t xml:space="preserve">cuyo recinto principal </w:t>
      </w:r>
      <w:r w:rsidR="00C62C32">
        <w:t>se encontraría en el lugar en el que se levantan las torres.</w:t>
      </w:r>
    </w:p>
    <w:p w14:paraId="6D8C73A8" w14:textId="7EFACED9" w:rsidR="008F66D8" w:rsidRDefault="00357710" w:rsidP="008F66D8">
      <w:pPr>
        <w:pStyle w:val="Descripcin"/>
      </w:pPr>
      <w:bookmarkStart w:id="1" w:name="_GoBack"/>
      <w:bookmarkEnd w:id="1"/>
      <w:ins w:id="2" w:author="Usuario de Microsoft Office" w:date="2016-10-24T16:06:00Z">
        <w:r>
          <w:t>Leyenda_1</w:t>
        </w:r>
      </w:ins>
      <w:r w:rsidR="008F66D8">
        <w:t>[Foto 1: Cimentación de una cabaña castreña]</w:t>
      </w:r>
    </w:p>
    <w:p w14:paraId="554329D4" w14:textId="6F3379A3" w:rsidR="008F66D8" w:rsidRDefault="00F9112C" w:rsidP="00644030">
      <w:r>
        <w:t>Después de la conquista romana, se continua la ocupación del poblado</w:t>
      </w:r>
      <w:r w:rsidR="005F2126">
        <w:t>,</w:t>
      </w:r>
      <w:r>
        <w:t xml:space="preserve"> </w:t>
      </w:r>
      <w:r w:rsidR="00736E2A">
        <w:t xml:space="preserve">pero ya con una funcionalidad completamente distinta, </w:t>
      </w:r>
      <w:r>
        <w:t xml:space="preserve">convirtiéndose en un enclave romano </w:t>
      </w:r>
      <w:r w:rsidR="00736E2A">
        <w:t>de carácter portuario.</w:t>
      </w:r>
    </w:p>
    <w:p w14:paraId="71479F2D" w14:textId="3393F1A1" w:rsidR="003D4A27" w:rsidRDefault="00C62C32" w:rsidP="00644030">
      <w:r>
        <w:t xml:space="preserve">Se han identificado muy pocos restos de </w:t>
      </w:r>
      <w:r w:rsidR="00F9112C">
        <w:t>esta</w:t>
      </w:r>
      <w:r w:rsidR="00736E2A">
        <w:t xml:space="preserve">s dos </w:t>
      </w:r>
      <w:r w:rsidR="00F9112C">
        <w:t>etapas</w:t>
      </w:r>
      <w:r>
        <w:t xml:space="preserve">, porque la mayoría fueron arrasados </w:t>
      </w:r>
      <w:r w:rsidR="00736E2A">
        <w:t>cuando</w:t>
      </w:r>
      <w:r>
        <w:t xml:space="preserve"> se construyen las torres durante la Edad Media, aprovechando los materiales para las nuevas construcciones. Actualmente no se conservan restos visibles en superficie.</w:t>
      </w:r>
    </w:p>
    <w:p w14:paraId="5654439C" w14:textId="39615420" w:rsidR="00C62C32" w:rsidRDefault="008609E3" w:rsidP="00C62C32">
      <w:pPr>
        <w:pStyle w:val="Ttulo4"/>
      </w:pPr>
      <w:r>
        <w:t>El castro</w:t>
      </w:r>
    </w:p>
    <w:p w14:paraId="3667F959" w14:textId="42660546" w:rsidR="00F9112C" w:rsidRDefault="00CD1889" w:rsidP="00C62C32">
      <w:r>
        <w:t>Se trataría de</w:t>
      </w:r>
      <w:r w:rsidR="00B46603">
        <w:t xml:space="preserve"> un castro costero, puesto que en el siglo II a. C</w:t>
      </w:r>
      <w:r>
        <w:t>.</w:t>
      </w:r>
      <w:r w:rsidR="00B46603">
        <w:t>, esta zona sería una isla</w:t>
      </w:r>
      <w:ins w:id="3" w:author="Padrino" w:date="2016-10-20T10:34:00Z">
        <w:r w:rsidR="00713599">
          <w:t xml:space="preserve"> (</w:t>
        </w:r>
        <w:r w:rsidR="005B0F27">
          <w:t>seguirá siendo una isla hasta la</w:t>
        </w:r>
        <w:r w:rsidR="00713599">
          <w:t xml:space="preserve"> Edad Media)</w:t>
        </w:r>
      </w:ins>
      <w:r w:rsidR="00B46603">
        <w:t xml:space="preserve">. </w:t>
      </w:r>
      <w:r w:rsidR="00C62C32">
        <w:t>Los castros son poblados fortificados</w:t>
      </w:r>
      <w:r w:rsidR="00B46603">
        <w:t xml:space="preserve"> de la Edad del Hierro (ss. IX – I a. C)</w:t>
      </w:r>
      <w:r w:rsidR="00C62C32">
        <w:t xml:space="preserve"> con sistemas de fosos y murallas, con viviendas de piedra de planta circular u ovalada y las techumbres de las cabañas de ramas o hierba seca. Eran comunidades de tipo campesino, que basaban su subsistencia en la agricultura y en la ganadería y en las que la pesca y el marisqueo jugaba</w:t>
      </w:r>
      <w:r w:rsidR="00861B05">
        <w:t>n</w:t>
      </w:r>
      <w:r w:rsidR="00C62C32">
        <w:t xml:space="preserve"> también un papel muy importante.</w:t>
      </w:r>
    </w:p>
    <w:p w14:paraId="4DD58C4B" w14:textId="39ADB9B7" w:rsidR="00F9112C" w:rsidRDefault="00B46603" w:rsidP="00C62C32">
      <w:r>
        <w:t xml:space="preserve">El poblado en este caso estaría </w:t>
      </w:r>
      <w:r w:rsidR="00F9112C">
        <w:t>delimitado por las defensas naturales que le proporciona la propia isla y por defensas artificiales, murallas y foso</w:t>
      </w:r>
      <w:r>
        <w:t>.</w:t>
      </w:r>
    </w:p>
    <w:p w14:paraId="186FCB3B" w14:textId="3BCE8D1D" w:rsidR="00B46603" w:rsidRDefault="00B46603" w:rsidP="00B46603">
      <w:pPr>
        <w:pStyle w:val="Figura"/>
      </w:pPr>
      <w:del w:id="4" w:author="Usuario de Microsoft Office" w:date="2016-10-24T20:06:00Z">
        <w:r w:rsidDel="00DA375D">
          <w:rPr>
            <w:lang w:val="es-ES_tradnl" w:eastAsia="es-ES_tradnl"/>
          </w:rPr>
          <w:drawing>
            <wp:inline distT="0" distB="0" distL="0" distR="0" wp14:anchorId="3BE0C5FB" wp14:editId="0E661346">
              <wp:extent cx="4124954" cy="26275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1-CASTRO-REVISADO-compressor.jpg"/>
                      <pic:cNvPicPr/>
                    </pic:nvPicPr>
                    <pic:blipFill>
                      <a:blip r:embed="rId8">
                        <a:extLst>
                          <a:ext uri="{28A0092B-C50C-407E-A947-70E740481C1C}">
                            <a14:useLocalDpi xmlns:a14="http://schemas.microsoft.com/office/drawing/2010/main" val="0"/>
                          </a:ext>
                        </a:extLst>
                      </a:blip>
                      <a:stretch>
                        <a:fillRect/>
                      </a:stretch>
                    </pic:blipFill>
                    <pic:spPr>
                      <a:xfrm>
                        <a:off x="0" y="0"/>
                        <a:ext cx="4128885" cy="2630075"/>
                      </a:xfrm>
                      <a:prstGeom prst="rect">
                        <a:avLst/>
                      </a:prstGeom>
                    </pic:spPr>
                  </pic:pic>
                </a:graphicData>
              </a:graphic>
            </wp:inline>
          </w:drawing>
        </w:r>
      </w:del>
    </w:p>
    <w:p w14:paraId="13D45A3F" w14:textId="76DE5CC1" w:rsidR="00B46603" w:rsidRPr="002435FE" w:rsidRDefault="00357710" w:rsidP="00B46603">
      <w:pPr>
        <w:pStyle w:val="Descripcin"/>
      </w:pPr>
      <w:ins w:id="5" w:author="Usuario de Microsoft Office" w:date="2016-10-24T16:07:00Z">
        <w:r>
          <w:t>Leyenda_2</w:t>
        </w:r>
      </w:ins>
      <w:r w:rsidR="00B46603">
        <w:t>Reconstrucción del poblado durante la Edad del Hierro.</w:t>
      </w:r>
    </w:p>
    <w:p w14:paraId="25E557D5" w14:textId="4465D840" w:rsidR="00C62C32" w:rsidRDefault="00D97F40" w:rsidP="00C62C32">
      <w:r>
        <w:t>Su</w:t>
      </w:r>
      <w:r w:rsidR="00C62C32">
        <w:t xml:space="preserve"> emplazamiento, en la orilla del río Ulla, importante vía de acces</w:t>
      </w:r>
      <w:r w:rsidR="00B46603">
        <w:t>o hacia el interior de Galicia</w:t>
      </w:r>
      <w:r w:rsidR="00C62C32">
        <w:t xml:space="preserve">, parecen otorgarle un importante papel estratégico ya desde los momentos más antiguos. </w:t>
      </w:r>
      <w:r w:rsidR="00AD3D77">
        <w:t>Durante las excavaciones se han recuperado cerámicas de importación</w:t>
      </w:r>
      <w:r w:rsidR="00861B05">
        <w:t>,</w:t>
      </w:r>
      <w:r w:rsidR="00AD3D77">
        <w:t xml:space="preserve"> que nos dan muestras de un incipiente comercio ya desde época prerromana.</w:t>
      </w:r>
    </w:p>
    <w:p w14:paraId="1357AF1B" w14:textId="468B9ABD" w:rsidR="00C62C32" w:rsidRDefault="00C62C32" w:rsidP="00C62C32">
      <w:r>
        <w:t xml:space="preserve">Los restos </w:t>
      </w:r>
      <w:r w:rsidR="00AD3D77">
        <w:t>materiales</w:t>
      </w:r>
      <w:r w:rsidR="003A02E5">
        <w:t xml:space="preserve"> recuperados en este castro</w:t>
      </w:r>
      <w:r>
        <w:t xml:space="preserve"> nos permiten hacer una aproximación cronológica que nos remite a momentos entre el siglo II a. C - I d. C.</w:t>
      </w:r>
    </w:p>
    <w:p w14:paraId="79B2A8F6" w14:textId="4B996281" w:rsidR="00C62C32" w:rsidRDefault="00357710" w:rsidP="003A02E5">
      <w:pPr>
        <w:pStyle w:val="Descripcin"/>
      </w:pPr>
      <w:ins w:id="6" w:author="Usuario de Microsoft Office" w:date="2016-10-24T16:07:00Z">
        <w:r>
          <w:t>Leyenda_3</w:t>
        </w:r>
      </w:ins>
      <w:r w:rsidR="00B46603">
        <w:t>[</w:t>
      </w:r>
      <w:r w:rsidR="00051309">
        <w:t>Foto 1B</w:t>
      </w:r>
      <w:r w:rsidR="00B46603">
        <w:t>:</w:t>
      </w:r>
      <w:r w:rsidR="00051309" w:rsidRPr="00051309">
        <w:t xml:space="preserve"> Molinos circulares d</w:t>
      </w:r>
      <w:r w:rsidR="00861B05">
        <w:t>el momento de ocupación castreñ</w:t>
      </w:r>
      <w:r w:rsidR="00051309" w:rsidRPr="00051309">
        <w:t>o</w:t>
      </w:r>
      <w:r w:rsidR="00B46603">
        <w:t>]</w:t>
      </w:r>
    </w:p>
    <w:p w14:paraId="7A853564" w14:textId="6DFADD98" w:rsidR="00C62C32" w:rsidRPr="00C62C32" w:rsidRDefault="003A02E5" w:rsidP="003D4A27">
      <w:pPr>
        <w:pStyle w:val="Ttulo4"/>
      </w:pPr>
      <w:r>
        <w:t>El puerto romano</w:t>
      </w:r>
    </w:p>
    <w:p w14:paraId="0FE6AC82" w14:textId="031F80B0" w:rsidR="00DA6C8C" w:rsidRDefault="00DA6C8C" w:rsidP="005229E4">
      <w:r>
        <w:t>Los orígenes romanos del yacimiento de Torres de Oeste</w:t>
      </w:r>
      <w:r w:rsidR="00F3636E">
        <w:t>, ha sido</w:t>
      </w:r>
      <w:r w:rsidR="00393886">
        <w:t xml:space="preserve"> objeto de investigación a lo largo de los años. L</w:t>
      </w:r>
      <w:r w:rsidR="00731D9E">
        <w:t>os investigadores lo identifican</w:t>
      </w:r>
      <w:r>
        <w:t xml:space="preserve"> como</w:t>
      </w:r>
      <w:r w:rsidR="00731D9E">
        <w:t xml:space="preserve"> la</w:t>
      </w:r>
      <w:r>
        <w:t xml:space="preserve"> posible ubicación en la que se habría construido </w:t>
      </w:r>
      <w:r w:rsidRPr="00F03563">
        <w:t>la</w:t>
      </w:r>
      <w:r w:rsidRPr="00F03563">
        <w:rPr>
          <w:i/>
        </w:rPr>
        <w:t xml:space="preserve"> </w:t>
      </w:r>
      <w:proofErr w:type="spellStart"/>
      <w:r w:rsidRPr="00F03563">
        <w:rPr>
          <w:i/>
        </w:rPr>
        <w:t>Turris</w:t>
      </w:r>
      <w:proofErr w:type="spellEnd"/>
      <w:r w:rsidRPr="00F03563">
        <w:rPr>
          <w:i/>
        </w:rPr>
        <w:t xml:space="preserve"> </w:t>
      </w:r>
      <w:proofErr w:type="spellStart"/>
      <w:r w:rsidRPr="00F03563">
        <w:rPr>
          <w:i/>
        </w:rPr>
        <w:t>Augusti</w:t>
      </w:r>
      <w:proofErr w:type="spellEnd"/>
      <w:r>
        <w:t xml:space="preserve"> (monumento </w:t>
      </w:r>
      <w:del w:id="7" w:author="Padrino" w:date="2016-10-20T10:36:00Z">
        <w:r w:rsidDel="00713599">
          <w:delText xml:space="preserve">relacionado con el culto al emperador, </w:delText>
        </w:r>
      </w:del>
      <w:r>
        <w:t xml:space="preserve">que se construye una vez finalizada la conquista), citada por el historiador latino del siglo I d. C. </w:t>
      </w:r>
      <w:proofErr w:type="spellStart"/>
      <w:r>
        <w:t>Pomponio</w:t>
      </w:r>
      <w:proofErr w:type="spellEnd"/>
      <w:r>
        <w:t xml:space="preserve"> </w:t>
      </w:r>
      <w:proofErr w:type="spellStart"/>
      <w:r>
        <w:t>Mela</w:t>
      </w:r>
      <w:proofErr w:type="spellEnd"/>
      <w:r>
        <w:t xml:space="preserve">. </w:t>
      </w:r>
      <w:r w:rsidR="00ED39A4">
        <w:t xml:space="preserve">Lamentablemente, los escasos </w:t>
      </w:r>
      <w:r w:rsidR="00731D9E">
        <w:t>restos</w:t>
      </w:r>
      <w:r w:rsidR="00ED39A4">
        <w:t xml:space="preserve"> conservados</w:t>
      </w:r>
      <w:r w:rsidR="00731D9E">
        <w:t xml:space="preserve"> de época romana, no ha</w:t>
      </w:r>
      <w:r w:rsidR="00ED39A4">
        <w:t>n</w:t>
      </w:r>
      <w:r w:rsidR="00731D9E">
        <w:t xml:space="preserve"> permitido confirmar esta hipótesis.</w:t>
      </w:r>
    </w:p>
    <w:p w14:paraId="4B335E95" w14:textId="77777777" w:rsidR="005229E4" w:rsidRDefault="005229E4" w:rsidP="005229E4">
      <w:r>
        <w:lastRenderedPageBreak/>
        <w:t>No se trataría de un poblado de nueva fundación al estilo romano, sino que sería una adaptación del poblado castreño a las nuevas necesidades. Las construcciones ya serían más numerosas en todo el espacio de la isla y entre ellas destacarían las construcciones portuarias, con zonas de embarcadero y una posible construcción tipo torre vigía o faro en la parte más alta del promontorio rocoso (en donde se encuentran las torres actuales). El acceso por tierra a la isla se realizaría a través de un pequeño puente o pasarela de madera y piedra.</w:t>
      </w:r>
    </w:p>
    <w:p w14:paraId="5E10F27C" w14:textId="48A168FA" w:rsidR="005229E4" w:rsidRDefault="005229E4" w:rsidP="005229E4">
      <w:pPr>
        <w:pStyle w:val="Figura"/>
      </w:pPr>
      <w:r>
        <w:rPr>
          <w:lang w:val="es-ES_tradnl" w:eastAsia="es-ES_tradnl"/>
        </w:rPr>
        <w:drawing>
          <wp:inline distT="0" distB="0" distL="0" distR="0" wp14:anchorId="73450B65" wp14:editId="3AD313F5">
            <wp:extent cx="4138035" cy="2470948"/>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2-ROMA-REVISADO-compressor.jpg"/>
                    <pic:cNvPicPr/>
                  </pic:nvPicPr>
                  <pic:blipFill>
                    <a:blip r:embed="rId9">
                      <a:extLst>
                        <a:ext uri="{28A0092B-C50C-407E-A947-70E740481C1C}">
                          <a14:useLocalDpi xmlns:a14="http://schemas.microsoft.com/office/drawing/2010/main" val="0"/>
                        </a:ext>
                      </a:extLst>
                    </a:blip>
                    <a:stretch>
                      <a:fillRect/>
                    </a:stretch>
                  </pic:blipFill>
                  <pic:spPr>
                    <a:xfrm>
                      <a:off x="0" y="0"/>
                      <a:ext cx="4138994" cy="2471521"/>
                    </a:xfrm>
                    <a:prstGeom prst="rect">
                      <a:avLst/>
                    </a:prstGeom>
                  </pic:spPr>
                </pic:pic>
              </a:graphicData>
            </a:graphic>
          </wp:inline>
        </w:drawing>
      </w:r>
    </w:p>
    <w:p w14:paraId="48B68526" w14:textId="5664DB95" w:rsidR="00EE692D" w:rsidRPr="00EE692D" w:rsidRDefault="00357710" w:rsidP="00EE692D">
      <w:pPr>
        <w:pStyle w:val="Descripcin"/>
      </w:pPr>
      <w:ins w:id="8" w:author="Usuario de Microsoft Office" w:date="2016-10-24T16:07:00Z">
        <w:r>
          <w:t>Leyenda_4</w:t>
        </w:r>
      </w:ins>
      <w:r w:rsidR="00EE692D">
        <w:t xml:space="preserve">Reconstrucción de la isla en período romano. </w:t>
      </w:r>
    </w:p>
    <w:p w14:paraId="61AC4E9F" w14:textId="7B537D0D" w:rsidR="00987694" w:rsidRDefault="00D97F40" w:rsidP="00E25247">
      <w:r>
        <w:t>La localización estratégica del poblado</w:t>
      </w:r>
      <w:r w:rsidR="00356A46">
        <w:t xml:space="preserve"> en el río</w:t>
      </w:r>
      <w:r w:rsidR="003D4A27">
        <w:t xml:space="preserve"> Ulla</w:t>
      </w:r>
      <w:r>
        <w:t xml:space="preserve"> lo</w:t>
      </w:r>
      <w:r w:rsidR="00F73D71">
        <w:t xml:space="preserve"> convertirá</w:t>
      </w:r>
      <w:r w:rsidR="005A72E5">
        <w:t xml:space="preserve"> </w:t>
      </w:r>
      <w:r w:rsidR="00F73D71">
        <w:t>en un imp</w:t>
      </w:r>
      <w:r w:rsidR="00B9047F">
        <w:t xml:space="preserve">ortante puerto de comercio, como </w:t>
      </w:r>
      <w:r w:rsidR="00F73D71">
        <w:t xml:space="preserve">punto </w:t>
      </w:r>
      <w:r w:rsidR="00E4354E">
        <w:t>intermedio</w:t>
      </w:r>
      <w:r w:rsidR="00696CBF">
        <w:t xml:space="preserve"> </w:t>
      </w:r>
      <w:r w:rsidR="00684C7D">
        <w:t xml:space="preserve">de paso y </w:t>
      </w:r>
      <w:r w:rsidR="00F73D71">
        <w:t>control</w:t>
      </w:r>
      <w:r w:rsidR="00E4354E">
        <w:t xml:space="preserve"> del tráfico marítimo</w:t>
      </w:r>
      <w:r w:rsidR="00F73D71">
        <w:t xml:space="preserve">. </w:t>
      </w:r>
      <w:r w:rsidR="003D4A27">
        <w:t xml:space="preserve">Los </w:t>
      </w:r>
      <w:r w:rsidR="00F73D71">
        <w:t>14 k</w:t>
      </w:r>
      <w:r w:rsidR="00BE3FF9">
        <w:t>ilómetros</w:t>
      </w:r>
      <w:r w:rsidR="00F73D71">
        <w:t xml:space="preserve"> na</w:t>
      </w:r>
      <w:r w:rsidR="00356A46">
        <w:t>vegables</w:t>
      </w:r>
      <w:r w:rsidR="003D4A27">
        <w:t xml:space="preserve"> del río</w:t>
      </w:r>
      <w:r w:rsidR="00356A46">
        <w:t xml:space="preserve"> permitirían llegar hasta el puerto de </w:t>
      </w:r>
      <w:proofErr w:type="spellStart"/>
      <w:r w:rsidR="00356A46">
        <w:t>Iria</w:t>
      </w:r>
      <w:proofErr w:type="spellEnd"/>
      <w:r w:rsidR="00356A46">
        <w:t xml:space="preserve"> Flavia</w:t>
      </w:r>
      <w:r w:rsidR="00696CBF">
        <w:t>, desde donde las comunicaciones hacia el interior</w:t>
      </w:r>
      <w:r w:rsidR="00684C7D">
        <w:t xml:space="preserve"> de Galicia</w:t>
      </w:r>
      <w:r w:rsidR="00C746E2">
        <w:t xml:space="preserve"> son fáciles a través de la vía romana XIX</w:t>
      </w:r>
      <w:r w:rsidR="00696CBF">
        <w:t>.</w:t>
      </w:r>
    </w:p>
    <w:p w14:paraId="7E3DFF3A" w14:textId="0EAB65BB" w:rsidR="00987694" w:rsidRDefault="001447FF" w:rsidP="000C1E3D">
      <w:pPr>
        <w:pStyle w:val="Descripcin"/>
      </w:pPr>
      <w:ins w:id="9" w:author="Usuario de Microsoft Office" w:date="2016-10-24T16:28:00Z">
        <w:r>
          <w:t xml:space="preserve">Leyenda _ 5 </w:t>
        </w:r>
      </w:ins>
      <w:r w:rsidR="00684C7D">
        <w:t>[Mapa</w:t>
      </w:r>
      <w:r w:rsidR="003B3EFE">
        <w:t xml:space="preserve"> 1: </w:t>
      </w:r>
      <w:r w:rsidR="00684C7D">
        <w:t>localización de</w:t>
      </w:r>
      <w:r w:rsidR="00756412">
        <w:t xml:space="preserve"> </w:t>
      </w:r>
      <w:r w:rsidR="00220375">
        <w:t>Torres</w:t>
      </w:r>
      <w:r w:rsidR="003B3EFE">
        <w:t xml:space="preserve"> de Oeste e</w:t>
      </w:r>
      <w:r w:rsidR="00220375">
        <w:t xml:space="preserve"> </w:t>
      </w:r>
      <w:proofErr w:type="spellStart"/>
      <w:r w:rsidR="00220375">
        <w:t>Iria</w:t>
      </w:r>
      <w:proofErr w:type="spellEnd"/>
      <w:r w:rsidR="00220375">
        <w:t xml:space="preserve">, </w:t>
      </w:r>
      <w:r w:rsidR="003B3EFE">
        <w:t xml:space="preserve">en relación con la </w:t>
      </w:r>
      <w:r w:rsidR="00EE536B">
        <w:t>Vía XIX</w:t>
      </w:r>
      <w:r w:rsidR="00684C7D">
        <w:t>]</w:t>
      </w:r>
    </w:p>
    <w:p w14:paraId="640A769C" w14:textId="2E85CBCC" w:rsidR="00087EDE" w:rsidRDefault="00684C7D" w:rsidP="00087EDE">
      <w:r>
        <w:t>Los restos cerámic</w:t>
      </w:r>
      <w:r w:rsidR="00756412">
        <w:t>os</w:t>
      </w:r>
      <w:r w:rsidR="000450B7">
        <w:t xml:space="preserve"> de época romana documentados en las excavaciones</w:t>
      </w:r>
      <w:r w:rsidR="00756412">
        <w:t xml:space="preserve"> son </w:t>
      </w:r>
      <w:r>
        <w:t>abundantes</w:t>
      </w:r>
      <w:r w:rsidR="00756412">
        <w:t xml:space="preserve"> </w:t>
      </w:r>
      <w:r w:rsidR="006275E4">
        <w:t>(</w:t>
      </w:r>
      <w:r w:rsidR="00756412">
        <w:t>ánforas</w:t>
      </w:r>
      <w:r w:rsidR="00EE536B">
        <w:t xml:space="preserve">, cerámicas finas </w:t>
      </w:r>
      <w:r w:rsidR="00BE3FF9">
        <w:t>-</w:t>
      </w:r>
      <w:r w:rsidR="00EE536B">
        <w:t xml:space="preserve"> </w:t>
      </w:r>
      <w:r w:rsidR="00BE3FF9" w:rsidRPr="00BE3FF9">
        <w:rPr>
          <w:i/>
        </w:rPr>
        <w:t xml:space="preserve">Terra </w:t>
      </w:r>
      <w:proofErr w:type="spellStart"/>
      <w:r w:rsidR="00BE3FF9" w:rsidRPr="00BE3FF9">
        <w:rPr>
          <w:i/>
        </w:rPr>
        <w:t>Sigillata</w:t>
      </w:r>
      <w:proofErr w:type="spellEnd"/>
      <w:r w:rsidR="00EE536B">
        <w:t xml:space="preserve"> </w:t>
      </w:r>
      <w:r w:rsidR="006275E4">
        <w:t>- y cerámicas de cocina y de mesa)</w:t>
      </w:r>
      <w:ins w:id="10" w:author="Padrino" w:date="2016-10-20T18:25:00Z">
        <w:r w:rsidR="008A56DA">
          <w:t xml:space="preserve"> y nos remiten a momentos compren</w:t>
        </w:r>
        <w:r w:rsidR="00541B20">
          <w:t>didos entre los siglos I -</w:t>
        </w:r>
        <w:r w:rsidR="008A56DA">
          <w:t xml:space="preserve"> V d. C</w:t>
        </w:r>
      </w:ins>
      <w:r w:rsidR="00756412">
        <w:t>. Igualmente n</w:t>
      </w:r>
      <w:r w:rsidR="004303D7">
        <w:t>umerosos</w:t>
      </w:r>
      <w:r w:rsidR="006275E4">
        <w:t xml:space="preserve"> son</w:t>
      </w:r>
      <w:r w:rsidR="00756412">
        <w:t xml:space="preserve"> los depósitos</w:t>
      </w:r>
      <w:r w:rsidR="004303D7">
        <w:t xml:space="preserve"> de material</w:t>
      </w:r>
      <w:r w:rsidR="006275E4">
        <w:t>es</w:t>
      </w:r>
      <w:r w:rsidR="004303D7">
        <w:t xml:space="preserve"> roma</w:t>
      </w:r>
      <w:r w:rsidR="00756412">
        <w:t>no</w:t>
      </w:r>
      <w:r w:rsidR="00DA6C8C">
        <w:t>s, mayoritariamente ánforas,</w:t>
      </w:r>
      <w:r w:rsidR="003A4D23">
        <w:t xml:space="preserve"> recuperados</w:t>
      </w:r>
      <w:r w:rsidR="004303D7">
        <w:t xml:space="preserve"> hundidos a lo largo del río y en las inmediacio</w:t>
      </w:r>
      <w:r w:rsidR="006275E4">
        <w:t>nes del poblado.</w:t>
      </w:r>
      <w:r w:rsidR="00756412">
        <w:t xml:space="preserve"> </w:t>
      </w:r>
      <w:r w:rsidR="006275E4">
        <w:t>A</w:t>
      </w:r>
      <w:r w:rsidR="00756412">
        <w:t>demás</w:t>
      </w:r>
      <w:r w:rsidR="006119AF">
        <w:t>,</w:t>
      </w:r>
      <w:r w:rsidR="00756412">
        <w:t xml:space="preserve"> </w:t>
      </w:r>
      <w:r w:rsidR="006275E4">
        <w:t>se han localizado</w:t>
      </w:r>
      <w:r w:rsidR="00756412">
        <w:t xml:space="preserve"> los restos</w:t>
      </w:r>
      <w:r w:rsidR="00B9047F">
        <w:t xml:space="preserve"> de un posible pecio próximo a</w:t>
      </w:r>
      <w:r w:rsidR="00756412">
        <w:t xml:space="preserve"> la isla de </w:t>
      </w:r>
      <w:proofErr w:type="spellStart"/>
      <w:r w:rsidR="00756412">
        <w:t>Cortegada</w:t>
      </w:r>
      <w:proofErr w:type="spellEnd"/>
      <w:r w:rsidR="00756412">
        <w:t>.</w:t>
      </w:r>
    </w:p>
    <w:p w14:paraId="25E375E3" w14:textId="606A7127" w:rsidR="003A4D23" w:rsidRDefault="001447FF" w:rsidP="003A4D23">
      <w:pPr>
        <w:pStyle w:val="Descripcin"/>
      </w:pPr>
      <w:ins w:id="11" w:author="Usuario de Microsoft Office" w:date="2016-10-24T16:28:00Z">
        <w:r>
          <w:t xml:space="preserve">Leyenda_6 </w:t>
        </w:r>
      </w:ins>
      <w:r w:rsidR="00644030">
        <w:t>[Galería de fotos 3: fotos materiales romanos</w:t>
      </w:r>
      <w:r w:rsidR="003A4D23">
        <w:t>]</w:t>
      </w:r>
    </w:p>
    <w:p w14:paraId="7206838A" w14:textId="414C9883" w:rsidR="009760DD" w:rsidRDefault="00087EDE" w:rsidP="00482F6D">
      <w:r>
        <w:t>Los materiales recuperados</w:t>
      </w:r>
      <w:r w:rsidR="006A3F17">
        <w:t>,</w:t>
      </w:r>
      <w:r w:rsidR="003A4D23">
        <w:t xml:space="preserve"> tanto en las excava</w:t>
      </w:r>
      <w:r w:rsidR="009760DD">
        <w:t>ciones como en el fondo del río</w:t>
      </w:r>
      <w:r w:rsidR="006A3F17">
        <w:t>,</w:t>
      </w:r>
      <w:r>
        <w:t xml:space="preserve"> </w:t>
      </w:r>
      <w:r w:rsidR="009760DD">
        <w:t>nos indican que el poblado, estaría perfectamente integrado dentro de las rutas marítimas del imperio romano (aparecen materi</w:t>
      </w:r>
      <w:r w:rsidR="0069480E">
        <w:t>ales procedentes del sur de la P</w:t>
      </w:r>
      <w:r w:rsidR="009760DD">
        <w:t>enínsula Ibérica</w:t>
      </w:r>
      <w:r w:rsidR="00BD66A0">
        <w:t>, de la costa levantina, de la Galia,</w:t>
      </w:r>
      <w:r w:rsidR="009760DD">
        <w:t xml:space="preserve"> de la península Itálica…) y que los principales productos con los que comerciaban sería</w:t>
      </w:r>
      <w:r w:rsidR="00594CA7">
        <w:t>n</w:t>
      </w:r>
      <w:r w:rsidR="009760DD">
        <w:t xml:space="preserve"> </w:t>
      </w:r>
      <w:del w:id="12" w:author="Padrino" w:date="2016-10-20T10:41:00Z">
        <w:r w:rsidR="009760DD" w:rsidDel="00713599">
          <w:delText xml:space="preserve">el aceite y </w:delText>
        </w:r>
      </w:del>
      <w:r w:rsidR="009760DD">
        <w:t>el vino</w:t>
      </w:r>
      <w:ins w:id="13" w:author="Padrino" w:date="2016-10-20T10:41:00Z">
        <w:r w:rsidR="00713599">
          <w:t>, la salazó</w:t>
        </w:r>
        <w:r w:rsidR="005C7AF6">
          <w:t>n y</w:t>
        </w:r>
        <w:r w:rsidR="00713599">
          <w:t xml:space="preserve"> alg</w:t>
        </w:r>
      </w:ins>
      <w:ins w:id="14" w:author="Padrino" w:date="2016-10-20T10:42:00Z">
        <w:r w:rsidR="00713599">
          <w:t>ún otro tipo de conservas</w:t>
        </w:r>
      </w:ins>
      <w:r w:rsidR="009760DD">
        <w:t xml:space="preserve">. </w:t>
      </w:r>
    </w:p>
    <w:p w14:paraId="2BAA5A58" w14:textId="33B109E5" w:rsidR="009760DD" w:rsidRDefault="009760DD" w:rsidP="009760DD">
      <w:pPr>
        <w:pStyle w:val="Figura"/>
      </w:pPr>
      <w:r>
        <w:lastRenderedPageBreak/>
        <w:t xml:space="preserve"> </w:t>
      </w:r>
      <w:r>
        <w:rPr>
          <w:lang w:val="es-ES_tradnl" w:eastAsia="es-ES_tradnl"/>
        </w:rPr>
        <w:drawing>
          <wp:inline distT="0" distB="0" distL="0" distR="0" wp14:anchorId="29D565FE" wp14:editId="1EC3C988">
            <wp:extent cx="4141817" cy="29276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3-CORBITA-REVISADO-compressor.jpg"/>
                    <pic:cNvPicPr/>
                  </pic:nvPicPr>
                  <pic:blipFill>
                    <a:blip r:embed="rId10">
                      <a:extLst>
                        <a:ext uri="{28A0092B-C50C-407E-A947-70E740481C1C}">
                          <a14:useLocalDpi xmlns:a14="http://schemas.microsoft.com/office/drawing/2010/main" val="0"/>
                        </a:ext>
                      </a:extLst>
                    </a:blip>
                    <a:stretch>
                      <a:fillRect/>
                    </a:stretch>
                  </pic:blipFill>
                  <pic:spPr>
                    <a:xfrm>
                      <a:off x="0" y="0"/>
                      <a:ext cx="4144132" cy="2929253"/>
                    </a:xfrm>
                    <a:prstGeom prst="rect">
                      <a:avLst/>
                    </a:prstGeom>
                  </pic:spPr>
                </pic:pic>
              </a:graphicData>
            </a:graphic>
          </wp:inline>
        </w:drawing>
      </w:r>
    </w:p>
    <w:p w14:paraId="2BDB59A4" w14:textId="2196985E" w:rsidR="00E6618E" w:rsidRDefault="00F029ED" w:rsidP="00B9047F">
      <w:pPr>
        <w:pStyle w:val="Descripcin"/>
      </w:pPr>
      <w:ins w:id="15" w:author="Usuario de Microsoft Office" w:date="2016-10-24T18:29:00Z">
        <w:r>
          <w:t xml:space="preserve">leyenda_7 </w:t>
        </w:r>
      </w:ins>
      <w:r w:rsidR="003D316F">
        <w:t>Recreación de un barco mercante</w:t>
      </w:r>
      <w:r w:rsidR="00254D23">
        <w:t xml:space="preserve"> </w:t>
      </w:r>
      <w:r w:rsidR="003D316F">
        <w:t xml:space="preserve">- </w:t>
      </w:r>
      <w:proofErr w:type="spellStart"/>
      <w:r w:rsidR="00254D23">
        <w:t>corbita</w:t>
      </w:r>
      <w:proofErr w:type="spellEnd"/>
      <w:r w:rsidR="003D316F">
        <w:t xml:space="preserve"> -</w:t>
      </w:r>
      <w:r w:rsidR="00254D23">
        <w:t xml:space="preserve"> </w:t>
      </w:r>
      <w:r w:rsidR="004A0A1C">
        <w:t>de época romana</w:t>
      </w:r>
      <w:r w:rsidR="00254D23">
        <w:t>. Este tipo de barcos podía llegar a cargar hasta 400 toneladas de mercancía.</w:t>
      </w:r>
      <w:r w:rsidR="00CE438E">
        <w:t xml:space="preserve"> </w:t>
      </w:r>
    </w:p>
    <w:p w14:paraId="714AE157" w14:textId="70722C7B" w:rsidR="000C1E3D" w:rsidRDefault="000C1E3D" w:rsidP="000C1E3D"/>
    <w:p w14:paraId="4989BC47" w14:textId="77777777" w:rsidR="005B043D" w:rsidRDefault="005B043D">
      <w:pPr>
        <w:spacing w:before="0" w:after="200" w:line="276" w:lineRule="auto"/>
        <w:jc w:val="left"/>
        <w:rPr>
          <w:rFonts w:ascii="Book Antiqua" w:eastAsiaTheme="majorEastAsia" w:hAnsi="Book Antiqua" w:cstheme="majorBidi"/>
          <w:b/>
          <w:bCs/>
          <w:color w:val="00C193"/>
        </w:rPr>
      </w:pPr>
      <w:r>
        <w:br w:type="page"/>
      </w:r>
    </w:p>
    <w:p w14:paraId="3530284C" w14:textId="36392694" w:rsidR="00146D88" w:rsidRPr="00146D88" w:rsidRDefault="00240A71" w:rsidP="008729FD">
      <w:pPr>
        <w:pStyle w:val="Ttulo3"/>
      </w:pPr>
      <w:r>
        <w:lastRenderedPageBreak/>
        <w:t>Torres de Oeste en la Edad Media</w:t>
      </w:r>
    </w:p>
    <w:p w14:paraId="7E765DF3" w14:textId="57C68E04" w:rsidR="00146D88" w:rsidRDefault="00146D88" w:rsidP="00146D88">
      <w:pPr>
        <w:pStyle w:val="Ttulo4"/>
      </w:pPr>
      <w:r>
        <w:t>Época altomedieval</w:t>
      </w:r>
      <w:ins w:id="16" w:author="Padrino" w:date="2016-10-21T11:55:00Z">
        <w:r w:rsidR="00A23E4C">
          <w:t xml:space="preserve">: </w:t>
        </w:r>
        <w:proofErr w:type="spellStart"/>
        <w:r w:rsidR="00A23E4C">
          <w:t>ss</w:t>
        </w:r>
        <w:proofErr w:type="spellEnd"/>
        <w:r w:rsidR="00A23E4C">
          <w:t xml:space="preserve"> IX-XI</w:t>
        </w:r>
      </w:ins>
    </w:p>
    <w:p w14:paraId="2592C44B" w14:textId="77777777" w:rsidR="00713386" w:rsidRDefault="005645ED" w:rsidP="00146D88">
      <w:proofErr w:type="spellStart"/>
      <w:r w:rsidRPr="00E6618E">
        <w:rPr>
          <w:color w:val="FF0000"/>
        </w:rPr>
        <w:t>Audioguía</w:t>
      </w:r>
      <w:proofErr w:type="spellEnd"/>
      <w:r w:rsidRPr="00E6618E">
        <w:rPr>
          <w:color w:val="FF0000"/>
        </w:rPr>
        <w:t xml:space="preserve"> </w:t>
      </w:r>
      <w:r>
        <w:rPr>
          <w:color w:val="FF0000"/>
        </w:rPr>
        <w:t>3</w:t>
      </w:r>
    </w:p>
    <w:p w14:paraId="6BF2B663" w14:textId="038B7CC8" w:rsidR="008B3C1D" w:rsidRDefault="00316FC0" w:rsidP="00146D88">
      <w:r>
        <w:t>En el siglo VIII se produce</w:t>
      </w:r>
      <w:r w:rsidR="00713386">
        <w:t>n un par de hechos decisivos en</w:t>
      </w:r>
      <w:r w:rsidR="00C35D2F">
        <w:t xml:space="preserve"> la historia de Torres de Oeste.</w:t>
      </w:r>
      <w:r w:rsidR="00713386">
        <w:t xml:space="preserve"> </w:t>
      </w:r>
      <w:r w:rsidR="00C35D2F">
        <w:t>P</w:t>
      </w:r>
      <w:r w:rsidR="00713386">
        <w:t>or un lado,</w:t>
      </w:r>
      <w:r>
        <w:t xml:space="preserve"> la conquista musulmana de la </w:t>
      </w:r>
      <w:r w:rsidR="00713386">
        <w:t>Península I</w:t>
      </w:r>
      <w:r>
        <w:t>bérica</w:t>
      </w:r>
      <w:r w:rsidR="00713386">
        <w:t xml:space="preserve"> y por otro, </w:t>
      </w:r>
      <w:r w:rsidR="0037378F">
        <w:t xml:space="preserve">el inicio de </w:t>
      </w:r>
      <w:r w:rsidR="00713386">
        <w:t>las i</w:t>
      </w:r>
      <w:r w:rsidR="0037378F">
        <w:t>ncursiones vikingas que asolan</w:t>
      </w:r>
      <w:r w:rsidR="00713386">
        <w:t xml:space="preserve"> las costas gallegas.</w:t>
      </w:r>
      <w:r w:rsidR="00293DE3">
        <w:t xml:space="preserve"> </w:t>
      </w:r>
      <w:r w:rsidR="00041DBD">
        <w:t xml:space="preserve">El inicio de estas </w:t>
      </w:r>
      <w:r w:rsidR="00C35D2F">
        <w:t>continuas oleadas</w:t>
      </w:r>
      <w:r w:rsidR="00041DBD">
        <w:t xml:space="preserve"> provoca que</w:t>
      </w:r>
      <w:r w:rsidR="008B3C1D">
        <w:t xml:space="preserve"> la corona y la iglesia se ve</w:t>
      </w:r>
      <w:r w:rsidR="00BE3FF9">
        <w:t>a</w:t>
      </w:r>
      <w:r w:rsidR="008B3C1D">
        <w:t>n obligados a reforzar el enclave de Torres de Oeste.</w:t>
      </w:r>
    </w:p>
    <w:p w14:paraId="20377DB2" w14:textId="2BECF9F6" w:rsidR="00195C28" w:rsidRDefault="00C35D2F" w:rsidP="00240A71">
      <w:pPr>
        <w:rPr>
          <w:color w:val="3366FF"/>
        </w:rPr>
      </w:pPr>
      <w:r>
        <w:t>E</w:t>
      </w:r>
      <w:r w:rsidR="008B3C1D">
        <w:t>n el siglo IX</w:t>
      </w:r>
      <w:r>
        <w:t>, Galicia</w:t>
      </w:r>
      <w:r w:rsidR="008B3C1D">
        <w:t xml:space="preserve"> queda integrada en el reino Astur y el territorio se organiza en torno a las sedes episcopales de Lugo e </w:t>
      </w:r>
      <w:proofErr w:type="spellStart"/>
      <w:r w:rsidR="008B3C1D">
        <w:t>Iria</w:t>
      </w:r>
      <w:proofErr w:type="spellEnd"/>
      <w:r w:rsidR="008B3C1D">
        <w:t xml:space="preserve"> Flavia. En ese momento, </w:t>
      </w:r>
      <w:r w:rsidR="0037378F">
        <w:t xml:space="preserve">el rey asturiano </w:t>
      </w:r>
      <w:r w:rsidR="0037378F" w:rsidRPr="0037378F">
        <w:t xml:space="preserve">Alfonso III ordena construir </w:t>
      </w:r>
      <w:r w:rsidR="0037378F">
        <w:t>la fortaleza</w:t>
      </w:r>
      <w:r w:rsidR="00195C28">
        <w:t xml:space="preserve"> y</w:t>
      </w:r>
      <w:r w:rsidR="0037378F">
        <w:t xml:space="preserve"> </w:t>
      </w:r>
      <w:r w:rsidR="00195C28">
        <w:t>la</w:t>
      </w:r>
      <w:r w:rsidR="0037378F" w:rsidRPr="0037378F">
        <w:t xml:space="preserve"> dona a la iglesia de Santiago</w:t>
      </w:r>
      <w:r w:rsidR="00195C28">
        <w:t xml:space="preserve"> (que se empezaba a constituir como un importante centro de culto vinculado </w:t>
      </w:r>
      <w:r w:rsidR="00155A48">
        <w:t>a</w:t>
      </w:r>
      <w:r w:rsidR="00195C28">
        <w:t>l descubrimiento del</w:t>
      </w:r>
      <w:r w:rsidR="00155A48">
        <w:t xml:space="preserve"> cuerpo del</w:t>
      </w:r>
      <w:r w:rsidR="00195C28">
        <w:t xml:space="preserve"> Apóstol Santiago)</w:t>
      </w:r>
      <w:r w:rsidR="0037378F" w:rsidRPr="0037378F">
        <w:t>.</w:t>
      </w:r>
    </w:p>
    <w:p w14:paraId="26D7E0DE" w14:textId="08EF40D7" w:rsidR="007C026A" w:rsidRDefault="007C026A" w:rsidP="007C026A">
      <w:pPr>
        <w:pStyle w:val="Figura"/>
        <w:rPr>
          <w:color w:val="3366FF"/>
        </w:rPr>
      </w:pPr>
      <w:r>
        <w:rPr>
          <w:lang w:val="es-ES_tradnl" w:eastAsia="es-ES_tradnl"/>
        </w:rPr>
        <w:drawing>
          <wp:inline distT="0" distB="0" distL="0" distR="0" wp14:anchorId="5D9720A4" wp14:editId="09CC17B0">
            <wp:extent cx="4123340" cy="28738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4-TORRE-VIGIA-REVISADO-compressor.jpg"/>
                    <pic:cNvPicPr/>
                  </pic:nvPicPr>
                  <pic:blipFill>
                    <a:blip r:embed="rId11">
                      <a:extLst>
                        <a:ext uri="{28A0092B-C50C-407E-A947-70E740481C1C}">
                          <a14:useLocalDpi xmlns:a14="http://schemas.microsoft.com/office/drawing/2010/main" val="0"/>
                        </a:ext>
                      </a:extLst>
                    </a:blip>
                    <a:stretch>
                      <a:fillRect/>
                    </a:stretch>
                  </pic:blipFill>
                  <pic:spPr>
                    <a:xfrm>
                      <a:off x="0" y="0"/>
                      <a:ext cx="4125336" cy="2875220"/>
                    </a:xfrm>
                    <a:prstGeom prst="rect">
                      <a:avLst/>
                    </a:prstGeom>
                  </pic:spPr>
                </pic:pic>
              </a:graphicData>
            </a:graphic>
          </wp:inline>
        </w:drawing>
      </w:r>
    </w:p>
    <w:p w14:paraId="4A76BFE8" w14:textId="20CE6329" w:rsidR="007C026A" w:rsidRPr="007C026A" w:rsidRDefault="002813CC" w:rsidP="007C026A">
      <w:pPr>
        <w:pStyle w:val="Descripcin"/>
      </w:pPr>
      <w:ins w:id="17" w:author="Usuario de Microsoft Office" w:date="2016-10-24T18:29:00Z">
        <w:r>
          <w:t>leyenda_8</w:t>
        </w:r>
      </w:ins>
      <w:r w:rsidR="007C026A">
        <w:t>[Recreación de incursión vikinga en época altomedieval]</w:t>
      </w:r>
    </w:p>
    <w:p w14:paraId="19A660C2" w14:textId="2EC42560" w:rsidR="00045325" w:rsidRDefault="00045325" w:rsidP="00045325">
      <w:r>
        <w:t xml:space="preserve">Esta fortificación se denominará </w:t>
      </w:r>
      <w:proofErr w:type="spellStart"/>
      <w:r w:rsidR="00CD7027" w:rsidRPr="00CD7027">
        <w:rPr>
          <w:i/>
        </w:rPr>
        <w:t>Castellum</w:t>
      </w:r>
      <w:proofErr w:type="spellEnd"/>
      <w:r w:rsidRPr="00CD7027">
        <w:rPr>
          <w:i/>
        </w:rPr>
        <w:t xml:space="preserve"> </w:t>
      </w:r>
      <w:proofErr w:type="spellStart"/>
      <w:r w:rsidRPr="00CD7027">
        <w:rPr>
          <w:i/>
        </w:rPr>
        <w:t>Honesti</w:t>
      </w:r>
      <w:proofErr w:type="spellEnd"/>
      <w:r w:rsidR="00CD7027">
        <w:t>, en honor a un jefe de armas que estuvo al frente de la fortaleza en tiempos del rey Alfonso III.</w:t>
      </w:r>
    </w:p>
    <w:p w14:paraId="7E0795E6" w14:textId="44E233E0" w:rsidR="00195C28" w:rsidRPr="00DB6CDF" w:rsidRDefault="00754301" w:rsidP="00240A71">
      <w:pPr>
        <w:rPr>
          <w:color w:val="3366FF"/>
        </w:rPr>
      </w:pPr>
      <w:r>
        <w:t>En un principio, la fortificación</w:t>
      </w:r>
      <w:r w:rsidR="00195C28">
        <w:t xml:space="preserve"> que</w:t>
      </w:r>
      <w:r w:rsidR="00457C16">
        <w:t xml:space="preserve"> se levanta</w:t>
      </w:r>
      <w:r>
        <w:t xml:space="preserve"> se adapta a las defensa</w:t>
      </w:r>
      <w:r w:rsidR="00457C16">
        <w:t>s</w:t>
      </w:r>
      <w:r>
        <w:t xml:space="preserve"> naturales que proporc</w:t>
      </w:r>
      <w:r w:rsidR="001E7548">
        <w:t>ionan los grandes afloramientos rocosos del extremo de la isla</w:t>
      </w:r>
      <w:r>
        <w:t xml:space="preserve">. </w:t>
      </w:r>
      <w:r w:rsidR="00195C28">
        <w:t>Se trataría de una e</w:t>
      </w:r>
      <w:r>
        <w:t>structura</w:t>
      </w:r>
      <w:r w:rsidR="00195C28">
        <w:t xml:space="preserve"> defensiva más modesta, con murallas </w:t>
      </w:r>
      <w:r>
        <w:t>de tierra y</w:t>
      </w:r>
      <w:r w:rsidR="00195C28">
        <w:t xml:space="preserve"> empalizada de</w:t>
      </w:r>
      <w:r>
        <w:t xml:space="preserve"> madera</w:t>
      </w:r>
      <w:r w:rsidR="00195C28">
        <w:t>,</w:t>
      </w:r>
      <w:r>
        <w:t xml:space="preserve"> que posiblemente integraría </w:t>
      </w:r>
      <w:r w:rsidR="00195C28">
        <w:t xml:space="preserve">los </w:t>
      </w:r>
      <w:r>
        <w:t>restos de las defensas del antig</w:t>
      </w:r>
      <w:r w:rsidR="00195C28">
        <w:t>uo asentamiento galaico-romano</w:t>
      </w:r>
      <w:r>
        <w:t>.</w:t>
      </w:r>
      <w:r w:rsidR="00DB6CDF">
        <w:rPr>
          <w:color w:val="3366FF"/>
        </w:rPr>
        <w:t xml:space="preserve"> </w:t>
      </w:r>
      <w:r w:rsidR="00CD7027">
        <w:t xml:space="preserve">El </w:t>
      </w:r>
      <w:proofErr w:type="spellStart"/>
      <w:r w:rsidR="00CD7027" w:rsidRPr="00CD7027">
        <w:rPr>
          <w:i/>
        </w:rPr>
        <w:t>Castelum</w:t>
      </w:r>
      <w:proofErr w:type="spellEnd"/>
      <w:r w:rsidR="00CD7027" w:rsidRPr="00CD7027">
        <w:rPr>
          <w:i/>
        </w:rPr>
        <w:t xml:space="preserve"> </w:t>
      </w:r>
      <w:proofErr w:type="spellStart"/>
      <w:r w:rsidR="00CD7027" w:rsidRPr="00CD7027">
        <w:rPr>
          <w:i/>
        </w:rPr>
        <w:t>Honesti</w:t>
      </w:r>
      <w:proofErr w:type="spellEnd"/>
      <w:r w:rsidR="000A12BC">
        <w:t xml:space="preserve"> </w:t>
      </w:r>
      <w:r w:rsidR="00195C28">
        <w:t>quedaría</w:t>
      </w:r>
      <w:r w:rsidR="00CD7027">
        <w:t xml:space="preserve"> integrado</w:t>
      </w:r>
      <w:r w:rsidR="000A12BC">
        <w:t xml:space="preserve"> en </w:t>
      </w:r>
      <w:r w:rsidR="00195C28">
        <w:t>una</w:t>
      </w:r>
      <w:r w:rsidR="000A12BC">
        <w:t xml:space="preserve"> red defensiva</w:t>
      </w:r>
      <w:r w:rsidR="006C56F4">
        <w:t xml:space="preserve"> articulada en torno a </w:t>
      </w:r>
      <w:r w:rsidR="00195C28">
        <w:t xml:space="preserve">la ría de </w:t>
      </w:r>
      <w:proofErr w:type="spellStart"/>
      <w:r w:rsidR="00195C28">
        <w:t>Arousa</w:t>
      </w:r>
      <w:proofErr w:type="spellEnd"/>
      <w:r w:rsidR="00195C28">
        <w:t xml:space="preserve">, </w:t>
      </w:r>
      <w:r w:rsidR="000A12BC">
        <w:t xml:space="preserve">junto a las torres de A Lanzada, </w:t>
      </w:r>
      <w:r w:rsidR="00270B1F">
        <w:t xml:space="preserve">San </w:t>
      </w:r>
      <w:proofErr w:type="spellStart"/>
      <w:r w:rsidR="00270B1F">
        <w:t>Sadurniño</w:t>
      </w:r>
      <w:proofErr w:type="spellEnd"/>
      <w:r w:rsidR="00270B1F">
        <w:t xml:space="preserve">, </w:t>
      </w:r>
      <w:proofErr w:type="spellStart"/>
      <w:r w:rsidR="00270B1F">
        <w:t>Calogo</w:t>
      </w:r>
      <w:proofErr w:type="spellEnd"/>
      <w:r w:rsidR="00270B1F">
        <w:t xml:space="preserve"> y </w:t>
      </w:r>
      <w:proofErr w:type="spellStart"/>
      <w:r w:rsidR="000A12BC">
        <w:t>Cortegada</w:t>
      </w:r>
      <w:proofErr w:type="spellEnd"/>
      <w:r w:rsidR="00195C28">
        <w:t>.</w:t>
      </w:r>
    </w:p>
    <w:p w14:paraId="17517022" w14:textId="28BEE5C7" w:rsidR="00351A62" w:rsidRDefault="002813CC" w:rsidP="00351A62">
      <w:pPr>
        <w:pStyle w:val="Descripcin"/>
      </w:pPr>
      <w:ins w:id="18" w:author="Usuario de Microsoft Office" w:date="2016-10-24T18:29:00Z">
        <w:r>
          <w:t>Leyenda_9</w:t>
        </w:r>
      </w:ins>
      <w:r w:rsidR="00351A62">
        <w:t>[Mapa</w:t>
      </w:r>
      <w:r w:rsidR="00D15433">
        <w:t xml:space="preserve"> 2:</w:t>
      </w:r>
      <w:r w:rsidR="00351A62">
        <w:t xml:space="preserve"> localización de las fortalezas</w:t>
      </w:r>
      <w:r w:rsidR="00D15433">
        <w:t xml:space="preserve"> del sistema defensivo</w:t>
      </w:r>
      <w:r w:rsidR="00351A62">
        <w:t>]</w:t>
      </w:r>
    </w:p>
    <w:p w14:paraId="217B3D67" w14:textId="24F619BF" w:rsidR="000A12BC" w:rsidRDefault="00CD7027" w:rsidP="00240A71">
      <w:r>
        <w:t>Esta red de castillos f</w:t>
      </w:r>
      <w:r w:rsidR="000A12BC">
        <w:t>uncionaba como un sistema de transmisión de señales para alertar en caso de atisbar barcos enemigos, que consistía en encender un fuego en la parte alta de cada fortaleza y así prevenir a la sede</w:t>
      </w:r>
      <w:r w:rsidR="00351A62">
        <w:t xml:space="preserve"> episcopal de</w:t>
      </w:r>
      <w:r w:rsidR="000A12BC">
        <w:t xml:space="preserve"> </w:t>
      </w:r>
      <w:proofErr w:type="spellStart"/>
      <w:r w:rsidR="0001208F">
        <w:t>Iria</w:t>
      </w:r>
      <w:proofErr w:type="spellEnd"/>
      <w:r w:rsidR="005A1733">
        <w:t xml:space="preserve"> Flavia. Como consecuencia de una de estas incursiones se produjo el</w:t>
      </w:r>
      <w:r w:rsidR="000A12BC">
        <w:t xml:space="preserve"> saqueo de </w:t>
      </w:r>
      <w:proofErr w:type="spellStart"/>
      <w:r w:rsidR="0001208F">
        <w:t>Iria</w:t>
      </w:r>
      <w:proofErr w:type="spellEnd"/>
      <w:r w:rsidR="005A1733">
        <w:t xml:space="preserve"> Flavia</w:t>
      </w:r>
      <w:r w:rsidR="008A2D90">
        <w:t>,</w:t>
      </w:r>
      <w:r w:rsidR="005A1733">
        <w:t xml:space="preserve"> lo que</w:t>
      </w:r>
      <w:r w:rsidR="000A12BC">
        <w:t xml:space="preserve"> </w:t>
      </w:r>
      <w:r w:rsidR="005A1733">
        <w:t>provocó</w:t>
      </w:r>
      <w:r w:rsidR="000A12BC">
        <w:t xml:space="preserve"> el traslado </w:t>
      </w:r>
      <w:r w:rsidR="005A1733">
        <w:t>de la sede episcopal a Santiago</w:t>
      </w:r>
      <w:r w:rsidR="000A12BC">
        <w:t>.</w:t>
      </w:r>
    </w:p>
    <w:p w14:paraId="59348890" w14:textId="5D952794" w:rsidR="005B043D" w:rsidRDefault="005B043D" w:rsidP="005B043D">
      <w:pPr>
        <w:pStyle w:val="Figura"/>
      </w:pPr>
      <w:r>
        <w:rPr>
          <w:lang w:val="es-ES_tradnl" w:eastAsia="es-ES_tradnl"/>
        </w:rPr>
        <w:lastRenderedPageBreak/>
        <w:drawing>
          <wp:inline distT="0" distB="0" distL="0" distR="0" wp14:anchorId="218FB8C2" wp14:editId="21AFB675">
            <wp:extent cx="4124390" cy="2915300"/>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5-VIKINGOS-REVISADO-compressor.jpg"/>
                    <pic:cNvPicPr/>
                  </pic:nvPicPr>
                  <pic:blipFill>
                    <a:blip r:embed="rId12">
                      <a:extLst>
                        <a:ext uri="{28A0092B-C50C-407E-A947-70E740481C1C}">
                          <a14:useLocalDpi xmlns:a14="http://schemas.microsoft.com/office/drawing/2010/main" val="0"/>
                        </a:ext>
                      </a:extLst>
                    </a:blip>
                    <a:stretch>
                      <a:fillRect/>
                    </a:stretch>
                  </pic:blipFill>
                  <pic:spPr>
                    <a:xfrm>
                      <a:off x="0" y="0"/>
                      <a:ext cx="4127466" cy="2917474"/>
                    </a:xfrm>
                    <a:prstGeom prst="rect">
                      <a:avLst/>
                    </a:prstGeom>
                  </pic:spPr>
                </pic:pic>
              </a:graphicData>
            </a:graphic>
          </wp:inline>
        </w:drawing>
      </w:r>
    </w:p>
    <w:p w14:paraId="6CF76105" w14:textId="3E81BA84" w:rsidR="005B043D" w:rsidRPr="005B043D" w:rsidRDefault="002813CC" w:rsidP="00051309">
      <w:pPr>
        <w:pStyle w:val="Descripcin"/>
      </w:pPr>
      <w:ins w:id="19" w:author="Usuario de Microsoft Office" w:date="2016-10-24T18:30:00Z">
        <w:r>
          <w:t>Leyenda_10</w:t>
        </w:r>
      </w:ins>
      <w:r w:rsidR="005B043D">
        <w:t>[Desembarco vikingo en Torres de Oeste]</w:t>
      </w:r>
    </w:p>
    <w:p w14:paraId="24E6494E" w14:textId="77777777" w:rsidR="00011C41" w:rsidRDefault="005A1733" w:rsidP="00A23E4C">
      <w:pPr>
        <w:rPr>
          <w:ins w:id="20" w:author="Padrino" w:date="2016-10-21T12:13:00Z"/>
        </w:rPr>
      </w:pPr>
      <w:r>
        <w:t>Los vikingos, grandes dominadores del arte de la navegación, eran temidos por su ferocidad y su falta de temor. Estas expediciones</w:t>
      </w:r>
      <w:ins w:id="21" w:author="Padrino" w:date="2016-10-21T12:11:00Z">
        <w:r w:rsidR="00011C41">
          <w:t>, que se suceden con cierta periodicidad en las costas gallegas entre los s. IX y XI,</w:t>
        </w:r>
      </w:ins>
      <w:r>
        <w:t xml:space="preserve"> s</w:t>
      </w:r>
      <w:r w:rsidR="008A2D90">
        <w:t xml:space="preserve">uponían el saqueo de ciudades, aldeas, </w:t>
      </w:r>
      <w:r>
        <w:t xml:space="preserve">monasterios e iglesias. Un elemento motivador de estas incursiones </w:t>
      </w:r>
      <w:del w:id="22" w:author="Padrino" w:date="2016-10-21T12:43:00Z">
        <w:r w:rsidDel="00FF0FDB">
          <w:delText xml:space="preserve">en tierras gallegas </w:delText>
        </w:r>
      </w:del>
      <w:r>
        <w:t xml:space="preserve">era el incipiente papel que empezaba a jugar la ciudad de Santiago (a la que los normandos de referían como </w:t>
      </w:r>
      <w:proofErr w:type="spellStart"/>
      <w:r w:rsidRPr="00594CA7">
        <w:rPr>
          <w:i/>
        </w:rPr>
        <w:t>Jacobsland</w:t>
      </w:r>
      <w:proofErr w:type="spellEnd"/>
      <w:r>
        <w:t xml:space="preserve">), como centro de peregrinaje internacional y acumulador de </w:t>
      </w:r>
      <w:r w:rsidR="008A2D90">
        <w:t>notables</w:t>
      </w:r>
      <w:r>
        <w:t xml:space="preserve"> riquezas.</w:t>
      </w:r>
      <w:ins w:id="23" w:author="Padrino" w:date="2016-10-21T12:05:00Z">
        <w:r w:rsidR="00A23E4C">
          <w:t xml:space="preserve"> </w:t>
        </w:r>
      </w:ins>
    </w:p>
    <w:p w14:paraId="55641570" w14:textId="4046F063" w:rsidR="005A1733" w:rsidRDefault="00A23E4C" w:rsidP="00240A71">
      <w:ins w:id="24" w:author="Padrino" w:date="2016-10-21T12:05:00Z">
        <w:r>
          <w:t xml:space="preserve">Alguna de </w:t>
        </w:r>
      </w:ins>
      <w:ins w:id="25" w:author="Padrino" w:date="2016-10-21T12:12:00Z">
        <w:r w:rsidR="00011C41">
          <w:t>estas incursiones</w:t>
        </w:r>
      </w:ins>
      <w:ins w:id="26" w:author="Padrino" w:date="2016-10-21T12:08:00Z">
        <w:r>
          <w:t xml:space="preserve"> llegó a prolongarse</w:t>
        </w:r>
      </w:ins>
      <w:ins w:id="27" w:author="Padrino" w:date="2016-10-21T12:05:00Z">
        <w:r>
          <w:t xml:space="preserve"> hasta tres años</w:t>
        </w:r>
      </w:ins>
      <w:ins w:id="28" w:author="Padrino" w:date="2016-10-21T12:10:00Z">
        <w:r w:rsidR="009417EC">
          <w:t>, como la de 858</w:t>
        </w:r>
      </w:ins>
      <w:ins w:id="29" w:author="Padrino" w:date="2016-10-21T12:25:00Z">
        <w:r w:rsidR="00E910BC">
          <w:t>,</w:t>
        </w:r>
      </w:ins>
      <w:ins w:id="30" w:author="Padrino" w:date="2016-10-21T12:05:00Z">
        <w:r>
          <w:t xml:space="preserve"> y no afectaban solamente a los pueblos</w:t>
        </w:r>
        <w:r w:rsidR="00527429">
          <w:t xml:space="preserve"> y aldeas de la costa, sino </w:t>
        </w:r>
        <w:r>
          <w:t>también a</w:t>
        </w:r>
      </w:ins>
      <w:ins w:id="31" w:author="Padrino" w:date="2016-10-21T12:06:00Z">
        <w:r>
          <w:t xml:space="preserve"> las</w:t>
        </w:r>
      </w:ins>
      <w:ins w:id="32" w:author="Padrino" w:date="2016-10-21T12:05:00Z">
        <w:r>
          <w:t xml:space="preserve"> tierras de</w:t>
        </w:r>
      </w:ins>
      <w:ins w:id="33" w:author="Padrino" w:date="2016-10-21T12:06:00Z">
        <w:r>
          <w:t>l</w:t>
        </w:r>
      </w:ins>
      <w:ins w:id="34" w:author="Padrino" w:date="2016-10-21T12:05:00Z">
        <w:r>
          <w:t xml:space="preserve"> interior, como </w:t>
        </w:r>
      </w:ins>
      <w:ins w:id="35" w:author="Padrino" w:date="2016-10-21T12:09:00Z">
        <w:r>
          <w:t>fue</w:t>
        </w:r>
      </w:ins>
      <w:ins w:id="36" w:author="Padrino" w:date="2016-10-21T12:05:00Z">
        <w:r>
          <w:t xml:space="preserve"> el caso de Curtis</w:t>
        </w:r>
      </w:ins>
      <w:ins w:id="37" w:author="Padrino" w:date="2016-10-21T12:47:00Z">
        <w:r w:rsidR="00527429">
          <w:t xml:space="preserve"> </w:t>
        </w:r>
      </w:ins>
      <w:ins w:id="38" w:author="Padrino" w:date="2016-10-21T12:27:00Z">
        <w:r w:rsidR="00E910BC">
          <w:t xml:space="preserve">o la sierra oriental del </w:t>
        </w:r>
        <w:proofErr w:type="spellStart"/>
        <w:r w:rsidR="00E910BC">
          <w:t>Cebreiro</w:t>
        </w:r>
      </w:ins>
      <w:proofErr w:type="spellEnd"/>
      <w:ins w:id="39" w:author="Padrino" w:date="2016-10-21T12:28:00Z">
        <w:r w:rsidR="00E910BC">
          <w:t xml:space="preserve">, </w:t>
        </w:r>
      </w:ins>
      <w:ins w:id="40" w:author="Padrino" w:date="2016-10-21T12:10:00Z">
        <w:r w:rsidR="009417EC">
          <w:t>en 968</w:t>
        </w:r>
      </w:ins>
      <w:ins w:id="41" w:author="Padrino" w:date="2016-10-21T12:05:00Z">
        <w:r>
          <w:t>.</w:t>
        </w:r>
      </w:ins>
    </w:p>
    <w:p w14:paraId="0D4960FE" w14:textId="2DCBAD3D" w:rsidR="005A1733" w:rsidRDefault="00AB686F" w:rsidP="005A1733">
      <w:pPr>
        <w:pStyle w:val="Ttulo4"/>
      </w:pPr>
      <w:r>
        <w:t>Más s</w:t>
      </w:r>
      <w:r w:rsidR="005A1733">
        <w:t>obre los vikingos…</w:t>
      </w:r>
    </w:p>
    <w:p w14:paraId="531AA1CD" w14:textId="396C607C" w:rsidR="005A1733" w:rsidRPr="00E27739" w:rsidRDefault="005A1733" w:rsidP="005A1733">
      <w:pPr>
        <w:rPr>
          <w:color w:val="3366FF"/>
        </w:rPr>
      </w:pPr>
      <w:r w:rsidRPr="00E27739">
        <w:rPr>
          <w:color w:val="3366FF"/>
        </w:rPr>
        <w:t>Las incursiones</w:t>
      </w:r>
      <w:r w:rsidR="00CE005D">
        <w:rPr>
          <w:color w:val="3366FF"/>
        </w:rPr>
        <w:t>,</w:t>
      </w:r>
      <w:r w:rsidRPr="00E27739">
        <w:rPr>
          <w:color w:val="3366FF"/>
        </w:rPr>
        <w:t xml:space="preserve"> protagonizadas principalmente por daneses y noruegos, generalmente</w:t>
      </w:r>
      <w:r w:rsidR="00CE005D">
        <w:rPr>
          <w:color w:val="3366FF"/>
        </w:rPr>
        <w:t xml:space="preserve"> estaban</w:t>
      </w:r>
      <w:r w:rsidRPr="00E27739">
        <w:rPr>
          <w:color w:val="3366FF"/>
        </w:rPr>
        <w:t xml:space="preserve"> organizadas por jefes locales o miembros segundones de la aristocracia, que </w:t>
      </w:r>
      <w:r>
        <w:rPr>
          <w:color w:val="3366FF"/>
        </w:rPr>
        <w:t>a través de estos modos de vida</w:t>
      </w:r>
      <w:r w:rsidRPr="00E27739">
        <w:rPr>
          <w:color w:val="3366FF"/>
        </w:rPr>
        <w:t xml:space="preserve"> buscaban enriquecerse. </w:t>
      </w:r>
    </w:p>
    <w:p w14:paraId="3FBE11C9" w14:textId="511F7EF4" w:rsidR="005A1733" w:rsidRDefault="005A1733" w:rsidP="005A1733">
      <w:pPr>
        <w:rPr>
          <w:color w:val="3366FF"/>
        </w:rPr>
      </w:pPr>
      <w:r w:rsidRPr="00E27739">
        <w:rPr>
          <w:color w:val="3366FF"/>
        </w:rPr>
        <w:t xml:space="preserve">Usaban barcos llamados </w:t>
      </w:r>
      <w:proofErr w:type="spellStart"/>
      <w:r w:rsidRPr="00E27739">
        <w:rPr>
          <w:i/>
          <w:color w:val="3366FF"/>
        </w:rPr>
        <w:t>Drakkar</w:t>
      </w:r>
      <w:proofErr w:type="spellEnd"/>
      <w:r w:rsidR="00984BDD">
        <w:rPr>
          <w:i/>
          <w:color w:val="3366FF"/>
        </w:rPr>
        <w:t xml:space="preserve">, </w:t>
      </w:r>
      <w:r w:rsidRPr="00E27739">
        <w:rPr>
          <w:color w:val="3366FF"/>
        </w:rPr>
        <w:t>que significa dragón, porque en el mascarón de proa llevaban tallada la c</w:t>
      </w:r>
      <w:r w:rsidR="00984BDD">
        <w:rPr>
          <w:color w:val="3366FF"/>
        </w:rPr>
        <w:t>abeza de este animal fantástico</w:t>
      </w:r>
      <w:r w:rsidRPr="00E27739">
        <w:rPr>
          <w:color w:val="3366FF"/>
        </w:rPr>
        <w:t>. Eran naves de doble proa, cuyo tamaño podía variar entre 17 y 30 m de eslora y entre 2 y 4 m de manga. Construidos en madera de roble,</w:t>
      </w:r>
      <w:r w:rsidR="00984BDD">
        <w:rPr>
          <w:color w:val="3366FF"/>
        </w:rPr>
        <w:t xml:space="preserve"> estaban dotado</w:t>
      </w:r>
      <w:r w:rsidRPr="00E27739">
        <w:rPr>
          <w:color w:val="3366FF"/>
        </w:rPr>
        <w:t>s</w:t>
      </w:r>
      <w:r>
        <w:rPr>
          <w:color w:val="3366FF"/>
        </w:rPr>
        <w:t xml:space="preserve"> de un solo mástil en el centro</w:t>
      </w:r>
      <w:r w:rsidR="00984BDD">
        <w:rPr>
          <w:color w:val="3366FF"/>
        </w:rPr>
        <w:t xml:space="preserve">, remos y amplia vela cuadrada. Eran embarcaciones ligeras, </w:t>
      </w:r>
      <w:r w:rsidRPr="00E27739">
        <w:rPr>
          <w:color w:val="3366FF"/>
        </w:rPr>
        <w:t>muy rápidas</w:t>
      </w:r>
      <w:r w:rsidRPr="00AB0EC5">
        <w:rPr>
          <w:color w:val="3366FF"/>
        </w:rPr>
        <w:t xml:space="preserve"> </w:t>
      </w:r>
      <w:r w:rsidRPr="00E27739">
        <w:rPr>
          <w:color w:val="3366FF"/>
        </w:rPr>
        <w:t>y de fácil maniobra</w:t>
      </w:r>
      <w:r w:rsidR="00984BDD">
        <w:rPr>
          <w:color w:val="3366FF"/>
        </w:rPr>
        <w:t>,</w:t>
      </w:r>
      <w:r>
        <w:rPr>
          <w:color w:val="3366FF"/>
        </w:rPr>
        <w:t xml:space="preserve"> que</w:t>
      </w:r>
      <w:r w:rsidRPr="00E27739">
        <w:rPr>
          <w:color w:val="3366FF"/>
        </w:rPr>
        <w:t xml:space="preserve"> podían llegar a alcanzar lo</w:t>
      </w:r>
      <w:r>
        <w:rPr>
          <w:color w:val="3366FF"/>
        </w:rPr>
        <w:t>s 14 nudos</w:t>
      </w:r>
      <w:r w:rsidRPr="00E27739">
        <w:rPr>
          <w:color w:val="3366FF"/>
        </w:rPr>
        <w:t>. Su pequeño calado les permitía navegar por ríos y lugares poco profundos</w:t>
      </w:r>
      <w:r w:rsidR="00984BDD">
        <w:rPr>
          <w:color w:val="3366FF"/>
        </w:rPr>
        <w:t>,</w:t>
      </w:r>
      <w:r w:rsidRPr="00E27739">
        <w:rPr>
          <w:color w:val="3366FF"/>
        </w:rPr>
        <w:t xml:space="preserve"> como las rías gallegas.</w:t>
      </w:r>
    </w:p>
    <w:p w14:paraId="5852268C" w14:textId="11DD2EC6" w:rsidR="00625129" w:rsidRDefault="002813CC" w:rsidP="00625129">
      <w:pPr>
        <w:pStyle w:val="Descripcin"/>
      </w:pPr>
      <w:ins w:id="42" w:author="Usuario de Microsoft Office" w:date="2016-10-24T18:30:00Z">
        <w:r w:rsidRPr="00DA2B26">
          <w:rPr>
            <w:highlight w:val="yellow"/>
            <w:rPrChange w:id="43" w:author="Usuario de Microsoft Office" w:date="2016-10-24T19:47:00Z">
              <w:rPr/>
            </w:rPrChange>
          </w:rPr>
          <w:t>Leyenda_11</w:t>
        </w:r>
      </w:ins>
      <w:r w:rsidR="00625129" w:rsidRPr="00DA2B26">
        <w:rPr>
          <w:highlight w:val="yellow"/>
          <w:rPrChange w:id="44" w:author="Usuario de Microsoft Office" w:date="2016-10-24T19:47:00Z">
            <w:rPr/>
          </w:rPrChange>
        </w:rPr>
        <w:t>[Detalle naves vikingas]</w:t>
      </w:r>
    </w:p>
    <w:p w14:paraId="64FD9978" w14:textId="7AFBD6A5" w:rsidR="002C3A82" w:rsidRPr="005A1733" w:rsidRDefault="005A1733" w:rsidP="005A1733">
      <w:pPr>
        <w:rPr>
          <w:color w:val="3366FF"/>
        </w:rPr>
      </w:pPr>
      <w:r w:rsidRPr="005A1733">
        <w:rPr>
          <w:color w:val="3366FF"/>
        </w:rPr>
        <w:t>Los barcos, dependiendo del tamaño, podían tener una tripulación entre 50 y 90 hombres. Las armas que portaban los vikingos eran la espada y el hacha</w:t>
      </w:r>
      <w:r w:rsidR="00984BDD">
        <w:rPr>
          <w:color w:val="3366FF"/>
        </w:rPr>
        <w:t>.</w:t>
      </w:r>
      <w:r w:rsidRPr="005A1733">
        <w:rPr>
          <w:color w:val="3366FF"/>
        </w:rPr>
        <w:t xml:space="preserve"> </w:t>
      </w:r>
      <w:r w:rsidR="00984BDD">
        <w:rPr>
          <w:color w:val="3366FF"/>
        </w:rPr>
        <w:t>U</w:t>
      </w:r>
      <w:r w:rsidRPr="005A1733">
        <w:rPr>
          <w:color w:val="3366FF"/>
        </w:rPr>
        <w:t>no de los tipos de hacha que usaban era un hacha doble, hacha de leñador, que tenían que manejar con</w:t>
      </w:r>
      <w:r w:rsidR="00984BDD">
        <w:rPr>
          <w:color w:val="3366FF"/>
        </w:rPr>
        <w:t xml:space="preserve"> las dos manos</w:t>
      </w:r>
      <w:r w:rsidRPr="005A1733">
        <w:rPr>
          <w:color w:val="3366FF"/>
        </w:rPr>
        <w:t>.</w:t>
      </w:r>
    </w:p>
    <w:p w14:paraId="0153D43C" w14:textId="159842DA" w:rsidR="00987F3D" w:rsidRDefault="00987F3D" w:rsidP="00B91343">
      <w:pPr>
        <w:rPr>
          <w:color w:val="3366FF"/>
        </w:rPr>
      </w:pPr>
    </w:p>
    <w:p w14:paraId="331BC550" w14:textId="19FC00F5" w:rsidR="00570194" w:rsidRDefault="007C5C1A" w:rsidP="006C3BFB">
      <w:pPr>
        <w:pStyle w:val="Ttulo4"/>
      </w:pPr>
      <w:r>
        <w:lastRenderedPageBreak/>
        <w:t>Fo</w:t>
      </w:r>
      <w:r w:rsidR="00B37307">
        <w:t>rtaleza entre los siglos XI-XIV</w:t>
      </w:r>
    </w:p>
    <w:p w14:paraId="104194C8" w14:textId="06EF776A" w:rsidR="00BB3D32" w:rsidRDefault="00BB3D32" w:rsidP="006C3BFB">
      <w:pPr>
        <w:rPr>
          <w:color w:val="FF0000"/>
        </w:rPr>
      </w:pPr>
      <w:proofErr w:type="spellStart"/>
      <w:r w:rsidRPr="00E6618E">
        <w:rPr>
          <w:color w:val="FF0000"/>
        </w:rPr>
        <w:t>Audioguía</w:t>
      </w:r>
      <w:proofErr w:type="spellEnd"/>
      <w:r w:rsidRPr="00E6618E">
        <w:rPr>
          <w:color w:val="FF0000"/>
        </w:rPr>
        <w:t xml:space="preserve"> </w:t>
      </w:r>
      <w:r>
        <w:rPr>
          <w:color w:val="FF0000"/>
        </w:rPr>
        <w:t>4</w:t>
      </w:r>
    </w:p>
    <w:p w14:paraId="0CF1BD44" w14:textId="77777777" w:rsidR="007C026A" w:rsidRPr="00FC0F80" w:rsidRDefault="007C026A" w:rsidP="007C026A">
      <w:r>
        <w:t>Una vez derrotadas las sucesivas oleadas vikinga</w:t>
      </w:r>
      <w:r w:rsidRPr="0024174D">
        <w:t>s, el principal problema pasan a ser los musulmanes.</w:t>
      </w:r>
    </w:p>
    <w:p w14:paraId="69CC2FF2" w14:textId="132518B1" w:rsidR="00CF44BE" w:rsidRDefault="009B07B4" w:rsidP="006C3BFB">
      <w:r>
        <w:t>L</w:t>
      </w:r>
      <w:r w:rsidR="002D08CA">
        <w:t>a conquista de Santiago en el 997 por parte de</w:t>
      </w:r>
      <w:r w:rsidR="006D5148">
        <w:t xml:space="preserve"> Almanzor</w:t>
      </w:r>
      <w:r w:rsidR="008A5E81">
        <w:t xml:space="preserve"> </w:t>
      </w:r>
      <w:r>
        <w:t>provocó</w:t>
      </w:r>
      <w:r w:rsidR="008A5E81">
        <w:t xml:space="preserve"> que los </w:t>
      </w:r>
      <w:r>
        <w:t xml:space="preserve">sucesivos reyes </w:t>
      </w:r>
      <w:r w:rsidR="00763F78" w:rsidRPr="008A5E81">
        <w:t>y obispos de la sede episcopal (</w:t>
      </w:r>
      <w:r w:rsidR="00AB4A01">
        <w:t>entre los que destaca</w:t>
      </w:r>
      <w:r w:rsidR="008A5E81" w:rsidRPr="008A5E81">
        <w:t xml:space="preserve"> Diego</w:t>
      </w:r>
      <w:r w:rsidR="00763F78" w:rsidRPr="008A5E81">
        <w:t xml:space="preserve"> </w:t>
      </w:r>
      <w:r w:rsidR="006937DE" w:rsidRPr="008A5E81">
        <w:t>Gelmírez</w:t>
      </w:r>
      <w:r w:rsidR="00763F78" w:rsidRPr="008A5E81">
        <w:t>)</w:t>
      </w:r>
      <w:r w:rsidR="00D94B73" w:rsidRPr="008A5E81">
        <w:t xml:space="preserve"> </w:t>
      </w:r>
      <w:r w:rsidR="00EE23D7" w:rsidRPr="008A5E81">
        <w:t>continúen</w:t>
      </w:r>
      <w:r w:rsidR="007C5C1A" w:rsidRPr="008A5E81">
        <w:t xml:space="preserve"> reforzando </w:t>
      </w:r>
      <w:r w:rsidR="008A5E81" w:rsidRPr="008A5E81">
        <w:t xml:space="preserve">el </w:t>
      </w:r>
      <w:proofErr w:type="spellStart"/>
      <w:r w:rsidR="008A5E81" w:rsidRPr="00EE23D7">
        <w:rPr>
          <w:i/>
        </w:rPr>
        <w:t>Castelum</w:t>
      </w:r>
      <w:proofErr w:type="spellEnd"/>
      <w:r w:rsidR="008A5E81" w:rsidRPr="00EE23D7">
        <w:rPr>
          <w:i/>
        </w:rPr>
        <w:t xml:space="preserve"> </w:t>
      </w:r>
      <w:proofErr w:type="spellStart"/>
      <w:r w:rsidR="008A5E81" w:rsidRPr="00EE23D7">
        <w:rPr>
          <w:i/>
        </w:rPr>
        <w:t>Honesti</w:t>
      </w:r>
      <w:proofErr w:type="spellEnd"/>
      <w:r w:rsidR="00D94B73" w:rsidRPr="008A5E81">
        <w:t xml:space="preserve"> </w:t>
      </w:r>
      <w:r w:rsidR="00AB4A01">
        <w:t xml:space="preserve">durante los siglos XI-XII, </w:t>
      </w:r>
      <w:r w:rsidR="007C5C1A" w:rsidRPr="008A5E81">
        <w:t>ha</w:t>
      </w:r>
      <w:r w:rsidR="008A5E81" w:rsidRPr="008A5E81">
        <w:t>sta converti</w:t>
      </w:r>
      <w:r w:rsidR="00905241">
        <w:t>rlo</w:t>
      </w:r>
      <w:r w:rsidR="00A51740" w:rsidRPr="008A5E81">
        <w:t xml:space="preserve"> en una verdadera fortaleza defensiva.</w:t>
      </w:r>
    </w:p>
    <w:p w14:paraId="6825D622" w14:textId="1EEEA300" w:rsidR="007F7BD7" w:rsidRDefault="00883E61" w:rsidP="00FE7005">
      <w:r>
        <w:t xml:space="preserve">Los sucesivos trabajos de reforzamiento, consolidación y reestructuración del </w:t>
      </w:r>
      <w:proofErr w:type="spellStart"/>
      <w:r w:rsidRPr="00883E61">
        <w:rPr>
          <w:i/>
        </w:rPr>
        <w:t>Castelum</w:t>
      </w:r>
      <w:proofErr w:type="spellEnd"/>
      <w:r w:rsidRPr="00883E61">
        <w:rPr>
          <w:i/>
        </w:rPr>
        <w:t xml:space="preserve"> </w:t>
      </w:r>
      <w:proofErr w:type="spellStart"/>
      <w:r w:rsidRPr="00883E61">
        <w:rPr>
          <w:i/>
        </w:rPr>
        <w:t>Honesti</w:t>
      </w:r>
      <w:proofErr w:type="spellEnd"/>
      <w:r>
        <w:t>, necesarios tanto por los numerosos at</w:t>
      </w:r>
      <w:r w:rsidR="006D5148">
        <w:t>aques a los que se veía sometido</w:t>
      </w:r>
      <w:r>
        <w:t>, como por las duras condiciones del entorno (las mareas afectaban considerablemente a las construcciones),   acaban definiendo un</w:t>
      </w:r>
      <w:r w:rsidR="007F7BD7">
        <w:t xml:space="preserve"> nuevo </w:t>
      </w:r>
      <w:r w:rsidR="008E340C">
        <w:t>recinto</w:t>
      </w:r>
      <w:r w:rsidR="007F7BD7">
        <w:t xml:space="preserve"> defensivo.</w:t>
      </w:r>
    </w:p>
    <w:p w14:paraId="7AEE66BC" w14:textId="6D582D15" w:rsidR="00FE7005" w:rsidRDefault="002813CC" w:rsidP="00FE7005">
      <w:pPr>
        <w:pStyle w:val="Descripcin"/>
      </w:pPr>
      <w:ins w:id="45" w:author="Usuario de Microsoft Office" w:date="2016-10-24T18:30:00Z">
        <w:r>
          <w:t>Leyenda_12</w:t>
        </w:r>
      </w:ins>
      <w:r w:rsidR="00FE7005">
        <w:t>[</w:t>
      </w:r>
      <w:r w:rsidR="00644030">
        <w:t>Foto 2. Vista de las torres inundadas como consecuencia de las mareas.</w:t>
      </w:r>
      <w:r w:rsidR="00FE7005">
        <w:t>]</w:t>
      </w:r>
    </w:p>
    <w:p w14:paraId="701346B3" w14:textId="4E6B090C" w:rsidR="00A70E82" w:rsidRDefault="008E340C" w:rsidP="006C3BFB">
      <w:r>
        <w:t>Este</w:t>
      </w:r>
      <w:r w:rsidR="007F7BD7">
        <w:t xml:space="preserve"> nuevo complejo consta de un doble recinto amurallado, un </w:t>
      </w:r>
      <w:r w:rsidR="007F7BD7" w:rsidRPr="008A4E12">
        <w:rPr>
          <w:b/>
        </w:rPr>
        <w:t>recinto interior</w:t>
      </w:r>
      <w:r w:rsidR="007F7BD7">
        <w:t>, en donde se concentran la mayoría de las construcciones defensivas</w:t>
      </w:r>
      <w:r>
        <w:t xml:space="preserve"> (</w:t>
      </w:r>
      <w:r w:rsidR="007F7BD7">
        <w:t>que conforman un castillo de planta poligonal, con cinco torres de flanqueo y una torre</w:t>
      </w:r>
      <w:r w:rsidR="009F6DB3">
        <w:t xml:space="preserve"> central</w:t>
      </w:r>
      <w:r w:rsidR="007F7BD7">
        <w:t xml:space="preserve"> de homenaje</w:t>
      </w:r>
      <w:r>
        <w:t>)</w:t>
      </w:r>
      <w:r w:rsidR="007F7BD7">
        <w:t xml:space="preserve">, y un </w:t>
      </w:r>
      <w:r w:rsidR="007F7BD7" w:rsidRPr="008A4E12">
        <w:rPr>
          <w:b/>
        </w:rPr>
        <w:t>recinto exterior</w:t>
      </w:r>
      <w:r w:rsidR="007F7BD7">
        <w:t>, definido por un amplio espacio abierto, con construcciones de carácter habitacional y de servicios, delimitado por una</w:t>
      </w:r>
      <w:r w:rsidR="000C6EAE">
        <w:t xml:space="preserve"> muralla y una torre de acceso.</w:t>
      </w:r>
    </w:p>
    <w:p w14:paraId="3DB2B638" w14:textId="00B07C97" w:rsidR="00FE7005" w:rsidRDefault="00FE7005" w:rsidP="00FE7005">
      <w:pPr>
        <w:pStyle w:val="Figura"/>
      </w:pPr>
      <w:r>
        <w:rPr>
          <w:lang w:val="es-ES_tradnl" w:eastAsia="es-ES_tradnl"/>
        </w:rPr>
        <w:drawing>
          <wp:inline distT="0" distB="0" distL="0" distR="0" wp14:anchorId="0DA86894" wp14:editId="10C0A054">
            <wp:extent cx="4137141" cy="2620255"/>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6-FORTALEZA-S-XIII-REVISADO-compressor.jpg"/>
                    <pic:cNvPicPr/>
                  </pic:nvPicPr>
                  <pic:blipFill>
                    <a:blip r:embed="rId13">
                      <a:extLst>
                        <a:ext uri="{28A0092B-C50C-407E-A947-70E740481C1C}">
                          <a14:useLocalDpi xmlns:a14="http://schemas.microsoft.com/office/drawing/2010/main" val="0"/>
                        </a:ext>
                      </a:extLst>
                    </a:blip>
                    <a:stretch>
                      <a:fillRect/>
                    </a:stretch>
                  </pic:blipFill>
                  <pic:spPr>
                    <a:xfrm>
                      <a:off x="0" y="0"/>
                      <a:ext cx="4142140" cy="2623421"/>
                    </a:xfrm>
                    <a:prstGeom prst="rect">
                      <a:avLst/>
                    </a:prstGeom>
                  </pic:spPr>
                </pic:pic>
              </a:graphicData>
            </a:graphic>
          </wp:inline>
        </w:drawing>
      </w:r>
    </w:p>
    <w:p w14:paraId="48D37C16" w14:textId="6AC65F95" w:rsidR="00FE7005" w:rsidRPr="00FE7005" w:rsidRDefault="002813CC" w:rsidP="00FE7005">
      <w:pPr>
        <w:pStyle w:val="Descripcin"/>
      </w:pPr>
      <w:ins w:id="46" w:author="Usuario de Microsoft Office" w:date="2016-10-24T18:30:00Z">
        <w:r>
          <w:t>Leyenda_13</w:t>
        </w:r>
      </w:ins>
      <w:r w:rsidR="00FE7005">
        <w:t xml:space="preserve">[Recreación de </w:t>
      </w:r>
      <w:proofErr w:type="spellStart"/>
      <w:r w:rsidR="00FE7005" w:rsidRPr="00CA209F">
        <w:rPr>
          <w:i/>
        </w:rPr>
        <w:t>Castelum</w:t>
      </w:r>
      <w:proofErr w:type="spellEnd"/>
      <w:r w:rsidR="00FE7005" w:rsidRPr="00CA209F">
        <w:rPr>
          <w:i/>
        </w:rPr>
        <w:t xml:space="preserve"> </w:t>
      </w:r>
      <w:proofErr w:type="spellStart"/>
      <w:r w:rsidR="00FE7005" w:rsidRPr="00CA209F">
        <w:rPr>
          <w:i/>
        </w:rPr>
        <w:t>Honesti</w:t>
      </w:r>
      <w:proofErr w:type="spellEnd"/>
      <w:r w:rsidR="00FE7005">
        <w:t xml:space="preserve"> entre los siglos XI-XIV]</w:t>
      </w:r>
    </w:p>
    <w:p w14:paraId="7B46FCCE" w14:textId="6C692B31" w:rsidR="000C6EAE" w:rsidRDefault="000C6EAE" w:rsidP="000C6EAE">
      <w:r>
        <w:t xml:space="preserve">Con respecto al período altomedieval, hay un importante cambio en el sentido y funcionalidad de </w:t>
      </w:r>
      <w:proofErr w:type="spellStart"/>
      <w:r w:rsidRPr="00EE23D7">
        <w:rPr>
          <w:i/>
        </w:rPr>
        <w:t>Castelum</w:t>
      </w:r>
      <w:proofErr w:type="spellEnd"/>
      <w:r w:rsidRPr="00EE23D7">
        <w:rPr>
          <w:i/>
        </w:rPr>
        <w:t xml:space="preserve"> </w:t>
      </w:r>
      <w:proofErr w:type="spellStart"/>
      <w:r w:rsidRPr="00EE23D7">
        <w:rPr>
          <w:i/>
        </w:rPr>
        <w:t>Honesti</w:t>
      </w:r>
      <w:proofErr w:type="spellEnd"/>
      <w:r>
        <w:t>. Desde este momento, este complejo defensivo no solo funcionará como tal, sino que también lo hará como centro de control del intenso tráfico comercial de productos (vino, aceite, sal, telas, pescados…) que se dirige a través del río Ulla hacia los mercados de Padrón y Santiago, coincidiendo con la reactivación del comercio marítimo que se produce en el siglo XIII (con presencia de comerciantes castellanos, portugueses, franceses e ingleses).</w:t>
      </w:r>
    </w:p>
    <w:p w14:paraId="64D4AFD9" w14:textId="2F38E3A6" w:rsidR="000C6EAE" w:rsidRDefault="000C6EAE" w:rsidP="006C3BFB">
      <w:r>
        <w:lastRenderedPageBreak/>
        <w:t>Desde la fortaleza permitirían</w:t>
      </w:r>
      <w:r w:rsidRPr="00F9603B">
        <w:t xml:space="preserve"> el paso de los barcos</w:t>
      </w:r>
      <w:r w:rsidR="00CA209F">
        <w:t>,</w:t>
      </w:r>
      <w:r w:rsidRPr="00F9603B">
        <w:t xml:space="preserve"> previo pago de una tasa</w:t>
      </w:r>
      <w:r w:rsidR="00CA209F">
        <w:t xml:space="preserve">, </w:t>
      </w:r>
      <w:r>
        <w:t>tal y como queda recogido en documentos, que hablan del pago de un portazgo a la iglesia y de la existencia de una cadena</w:t>
      </w:r>
      <w:r w:rsidR="00CA209F">
        <w:t>,</w:t>
      </w:r>
      <w:r>
        <w:t xml:space="preserve"> que va de orilla a orilla</w:t>
      </w:r>
      <w:r w:rsidR="00CA209F">
        <w:t>,</w:t>
      </w:r>
      <w:r>
        <w:t xml:space="preserve"> qu</w:t>
      </w:r>
      <w:r w:rsidR="00CA209F">
        <w:t>e regula el acceso de las naves</w:t>
      </w:r>
      <w:r w:rsidRPr="00F9603B">
        <w:t xml:space="preserve">. </w:t>
      </w:r>
    </w:p>
    <w:p w14:paraId="54410CCB" w14:textId="7EF55582" w:rsidR="00D83051" w:rsidRDefault="003A0562" w:rsidP="00D83051">
      <w:pPr>
        <w:pStyle w:val="Ttulo4"/>
      </w:pPr>
      <w:r>
        <w:t>Lo que está</w:t>
      </w:r>
      <w:r w:rsidR="00D83051">
        <w:t xml:space="preserve"> viendo </w:t>
      </w:r>
      <w:r w:rsidR="006F7C2C">
        <w:t>s</w:t>
      </w:r>
      <w:r w:rsidR="00D83051">
        <w:t>er</w:t>
      </w:r>
      <w:r w:rsidR="006F7C2C">
        <w:t>í</w:t>
      </w:r>
      <w:r w:rsidR="00D83051">
        <w:t>a así…</w:t>
      </w:r>
    </w:p>
    <w:p w14:paraId="6B06E53F" w14:textId="77777777" w:rsidR="005C3885" w:rsidRDefault="005C3885" w:rsidP="005C3885">
      <w:pPr>
        <w:pStyle w:val="Figura"/>
      </w:pPr>
      <w:r>
        <w:rPr>
          <w:lang w:val="es-ES_tradnl" w:eastAsia="es-ES_tradnl"/>
        </w:rPr>
        <w:drawing>
          <wp:inline distT="0" distB="0" distL="0" distR="0" wp14:anchorId="3E0885AD" wp14:editId="67FD1943">
            <wp:extent cx="4130696" cy="2919758"/>
            <wp:effectExtent l="0" t="0" r="952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ETO-7-interior-fortaleza-REVISADO-compressor.jpg"/>
                    <pic:cNvPicPr/>
                  </pic:nvPicPr>
                  <pic:blipFill>
                    <a:blip r:embed="rId14">
                      <a:extLst>
                        <a:ext uri="{28A0092B-C50C-407E-A947-70E740481C1C}">
                          <a14:useLocalDpi xmlns:a14="http://schemas.microsoft.com/office/drawing/2010/main" val="0"/>
                        </a:ext>
                      </a:extLst>
                    </a:blip>
                    <a:stretch>
                      <a:fillRect/>
                    </a:stretch>
                  </pic:blipFill>
                  <pic:spPr>
                    <a:xfrm>
                      <a:off x="0" y="0"/>
                      <a:ext cx="4132466" cy="2921009"/>
                    </a:xfrm>
                    <a:prstGeom prst="rect">
                      <a:avLst/>
                    </a:prstGeom>
                  </pic:spPr>
                </pic:pic>
              </a:graphicData>
            </a:graphic>
          </wp:inline>
        </w:drawing>
      </w:r>
    </w:p>
    <w:p w14:paraId="12F17FA9" w14:textId="46424E6A" w:rsidR="005C3885" w:rsidRPr="005C3885" w:rsidRDefault="00B335DD" w:rsidP="005C3885">
      <w:pPr>
        <w:pStyle w:val="Descripcin"/>
      </w:pPr>
      <w:ins w:id="47" w:author="Usuario de Microsoft Office" w:date="2016-10-24T13:44:00Z">
        <w:r>
          <w:t>leyenda_14</w:t>
        </w:r>
      </w:ins>
      <w:r w:rsidR="005C3885">
        <w:t>[Detalle del recinto interior y sección del interior de la Torre de Homenaje]</w:t>
      </w:r>
    </w:p>
    <w:p w14:paraId="0C838830" w14:textId="6318AF07" w:rsidR="00DD45F2" w:rsidRPr="00DD45F2" w:rsidRDefault="00DD45F2" w:rsidP="006C3BFB">
      <w:pPr>
        <w:rPr>
          <w:b/>
        </w:rPr>
      </w:pPr>
      <w:r w:rsidRPr="00DD45F2">
        <w:rPr>
          <w:b/>
        </w:rPr>
        <w:t>Recinto interior</w:t>
      </w:r>
    </w:p>
    <w:p w14:paraId="7B68A040" w14:textId="32B59E28" w:rsidR="007F7BD7" w:rsidRDefault="00A70E82" w:rsidP="006C3BFB">
      <w:r>
        <w:t xml:space="preserve">En la actualidad, solo se conservan en pie dos de las torres de flanqueo, y la cimentación de otra de las torres de flanqueo y </w:t>
      </w:r>
      <w:r w:rsidR="009F6DB3">
        <w:t>de la torre de homenaje, así como parte de las murallas defensivas y el acceso principal al recinto.</w:t>
      </w:r>
      <w:r w:rsidR="007E15FF">
        <w:t xml:space="preserve"> </w:t>
      </w:r>
    </w:p>
    <w:p w14:paraId="40EC5BE2" w14:textId="7775FCA2" w:rsidR="007E15FF" w:rsidRDefault="007E15FF" w:rsidP="00586555">
      <w:r>
        <w:t>Las torres presentarían un acceso elevado, con matacanes</w:t>
      </w:r>
      <w:r w:rsidR="00AE1321">
        <w:t xml:space="preserve"> de madera (construcciones adosadas a las torres, con orificios que permiten disparar desde dentro y defenderse durante los ataques)</w:t>
      </w:r>
      <w:r>
        <w:t>, con un coronamiento de almenas y c</w:t>
      </w:r>
      <w:r w:rsidR="007A21B3">
        <w:t>ubierta de teja a cuatro aguas.</w:t>
      </w:r>
    </w:p>
    <w:p w14:paraId="34E95BDD" w14:textId="2FAD116B" w:rsidR="007A21B3" w:rsidRDefault="00B335DD" w:rsidP="007A21B3">
      <w:pPr>
        <w:pStyle w:val="Descripcin"/>
      </w:pPr>
      <w:ins w:id="48" w:author="Usuario de Microsoft Office" w:date="2016-10-24T13:44:00Z">
        <w:r w:rsidRPr="001352AE">
          <w:rPr>
            <w:highlight w:val="yellow"/>
            <w:rPrChange w:id="49" w:author="Usuario de Microsoft Office" w:date="2016-10-24T19:48:00Z">
              <w:rPr/>
            </w:rPrChange>
          </w:rPr>
          <w:t xml:space="preserve">Leyenda_15 </w:t>
        </w:r>
      </w:ins>
      <w:r w:rsidR="007A21B3" w:rsidRPr="001352AE">
        <w:rPr>
          <w:highlight w:val="yellow"/>
          <w:rPrChange w:id="50" w:author="Usuario de Microsoft Office" w:date="2016-10-24T19:48:00Z">
            <w:rPr/>
          </w:rPrChange>
        </w:rPr>
        <w:t>[Detalle dibujo torre explicando partes]</w:t>
      </w:r>
    </w:p>
    <w:p w14:paraId="7C50CF36" w14:textId="73D1595F" w:rsidR="00AE1321" w:rsidRDefault="00DD45F2" w:rsidP="007A21B3">
      <w:r>
        <w:t>El interior de las torres de flanqueo estaría divi</w:t>
      </w:r>
      <w:r w:rsidR="00FE30DE">
        <w:t>di</w:t>
      </w:r>
      <w:r>
        <w:t>do en</w:t>
      </w:r>
      <w:r w:rsidR="007E15FF">
        <w:t xml:space="preserve"> tres o cuatro pisos, </w:t>
      </w:r>
      <w:r w:rsidR="00FE30DE">
        <w:t>a los que darían distintos usos:</w:t>
      </w:r>
      <w:r w:rsidR="007E15FF">
        <w:t xml:space="preserve"> prisión, almacenes, dormitorios de la tropa, armerías…</w:t>
      </w:r>
    </w:p>
    <w:p w14:paraId="0F6D6C8E" w14:textId="380BFB15" w:rsidR="007E15FF" w:rsidRDefault="007E15FF" w:rsidP="00586555">
      <w:r>
        <w:t xml:space="preserve">La Torre de </w:t>
      </w:r>
      <w:r w:rsidR="00FE30DE">
        <w:t>Homenaje</w:t>
      </w:r>
      <w:r w:rsidR="00765322">
        <w:t xml:space="preserve"> probablemente </w:t>
      </w:r>
      <w:r w:rsidR="00FE30DE">
        <w:t>estaría dividida en tres pisos:</w:t>
      </w:r>
      <w:r>
        <w:t xml:space="preserve"> el inferior</w:t>
      </w:r>
      <w:r w:rsidR="00FE30DE">
        <w:t>,</w:t>
      </w:r>
      <w:r>
        <w:t xml:space="preserve"> c</w:t>
      </w:r>
      <w:r w:rsidR="00FE30DE">
        <w:t>on espacio de bodegas y almacén;</w:t>
      </w:r>
      <w:r>
        <w:t xml:space="preserve"> la planta intermedia</w:t>
      </w:r>
      <w:r w:rsidR="00FE30DE">
        <w:t>,</w:t>
      </w:r>
      <w:r>
        <w:t xml:space="preserve"> con un salón y una estancia noble (en donde se alojarían las autoridades)</w:t>
      </w:r>
      <w:r w:rsidR="00FE30DE">
        <w:t>;</w:t>
      </w:r>
      <w:r>
        <w:t xml:space="preserve"> y el</w:t>
      </w:r>
      <w:r w:rsidR="00AE1321">
        <w:t xml:space="preserve"> piso</w:t>
      </w:r>
      <w:r>
        <w:t xml:space="preserve"> superior, </w:t>
      </w:r>
      <w:r w:rsidR="00AE1321">
        <w:t>con estancia para la tropa y</w:t>
      </w:r>
      <w:r>
        <w:t xml:space="preserve"> armería.</w:t>
      </w:r>
    </w:p>
    <w:p w14:paraId="18C136AC" w14:textId="6E5C1388" w:rsidR="00586555" w:rsidRDefault="00586555" w:rsidP="00586555">
      <w:r>
        <w:t>En</w:t>
      </w:r>
      <w:r w:rsidR="00910C74">
        <w:t xml:space="preserve"> el recinto interior, aprovecharían</w:t>
      </w:r>
      <w:r>
        <w:t xml:space="preserve"> el espacio entre torres, para construir</w:t>
      </w:r>
      <w:r w:rsidR="00FE30DE">
        <w:t>,</w:t>
      </w:r>
      <w:r>
        <w:t xml:space="preserve"> adosadas a la muralla, diferentes estancias </w:t>
      </w:r>
      <w:r w:rsidR="00FE30DE">
        <w:t>con distintas funcionalidades</w:t>
      </w:r>
      <w:r>
        <w:t>: espacios de cocina, almacenes, establos, dormitorios,</w:t>
      </w:r>
      <w:r w:rsidR="00910C74">
        <w:t xml:space="preserve"> un taller metalúrgico…</w:t>
      </w:r>
      <w:r>
        <w:t xml:space="preserve"> </w:t>
      </w:r>
      <w:r w:rsidR="00AF3DC9">
        <w:t xml:space="preserve">Estas dependencias serían </w:t>
      </w:r>
      <w:r>
        <w:t>para uso del contingente militar</w:t>
      </w:r>
      <w:r w:rsidR="00AE1321">
        <w:t xml:space="preserve"> que </w:t>
      </w:r>
      <w:r w:rsidR="00A96D7E">
        <w:t>ocupaba la fortaleza</w:t>
      </w:r>
      <w:r w:rsidR="00AE1321">
        <w:t>.</w:t>
      </w:r>
    </w:p>
    <w:p w14:paraId="6FD3506C" w14:textId="51238548" w:rsidR="00586555" w:rsidRDefault="008847F7" w:rsidP="00910C74">
      <w:pPr>
        <w:pStyle w:val="Descripcin"/>
      </w:pPr>
      <w:ins w:id="51" w:author="Usuario de Microsoft Office" w:date="2016-10-24T13:45:00Z">
        <w:r>
          <w:t xml:space="preserve">Leyenda_16 </w:t>
        </w:r>
      </w:ins>
      <w:r w:rsidR="00910C74">
        <w:t>[Galería</w:t>
      </w:r>
      <w:r w:rsidR="007E15FF">
        <w:t xml:space="preserve"> de fotos</w:t>
      </w:r>
      <w:r w:rsidR="007A21B3">
        <w:t xml:space="preserve"> 4</w:t>
      </w:r>
      <w:r w:rsidR="00910C74">
        <w:t>: secuencia de fotos de las estructuras en las excavaciones</w:t>
      </w:r>
      <w:r w:rsidR="00A21B17">
        <w:t xml:space="preserve"> y de materiales</w:t>
      </w:r>
      <w:r w:rsidR="00910C74">
        <w:t>]</w:t>
      </w:r>
    </w:p>
    <w:p w14:paraId="77D8B906" w14:textId="383E7785" w:rsidR="007F7BD7" w:rsidRDefault="009255CC" w:rsidP="006C3BFB">
      <w:r>
        <w:t>En el siglo XII, el arzobispo</w:t>
      </w:r>
      <w:r w:rsidR="00A96D7E">
        <w:t xml:space="preserve"> Diego</w:t>
      </w:r>
      <w:r>
        <w:t xml:space="preserve"> </w:t>
      </w:r>
      <w:r w:rsidR="006937DE">
        <w:t>Gelmírez</w:t>
      </w:r>
      <w:r w:rsidR="00A96D7E">
        <w:t>, una de las figuras con más fuerte vinculo con Torres de Oeste, ordena construir una capilla dedicada a Santiago el Mayor.</w:t>
      </w:r>
      <w:r w:rsidR="007A21B3">
        <w:t xml:space="preserve"> </w:t>
      </w:r>
      <w:r w:rsidR="000608D2">
        <w:t>La construye</w:t>
      </w:r>
      <w:r w:rsidR="00AF3DC9">
        <w:t>n</w:t>
      </w:r>
      <w:r w:rsidR="000608D2">
        <w:t xml:space="preserve"> pegada a la </w:t>
      </w:r>
      <w:r w:rsidR="000608D2">
        <w:lastRenderedPageBreak/>
        <w:t xml:space="preserve">muralla, entre dos de las torres. </w:t>
      </w:r>
      <w:r w:rsidR="00547215">
        <w:t>Es una capilla de nave única, con bóveda de cañón y ábside semic</w:t>
      </w:r>
      <w:r w:rsidR="000608D2">
        <w:t>ircular</w:t>
      </w:r>
      <w:r w:rsidR="00547215">
        <w:t>.</w:t>
      </w:r>
      <w:r w:rsidR="00A96D7E">
        <w:t xml:space="preserve"> En la actualidad la cimentación de la iglesia aparece asentada sobre la muralla, pero esto es consecuencia de los trabajos de restauración de los años 40, no se corresponde con</w:t>
      </w:r>
      <w:r w:rsidR="005D16A1">
        <w:t xml:space="preserve"> la configuración original, </w:t>
      </w:r>
      <w:r w:rsidR="00AF3DC9">
        <w:t xml:space="preserve">en la </w:t>
      </w:r>
      <w:r w:rsidR="005D16A1">
        <w:t>que estaría construida en el interior del recinto y protegida por la muralla.</w:t>
      </w:r>
    </w:p>
    <w:p w14:paraId="18F3F7EE" w14:textId="28078E68" w:rsidR="00AF7A18" w:rsidRDefault="008847F7" w:rsidP="00AF7A18">
      <w:pPr>
        <w:pStyle w:val="Descripcin"/>
      </w:pPr>
      <w:ins w:id="52" w:author="Usuario de Microsoft Office" w:date="2016-10-24T13:46:00Z">
        <w:r>
          <w:t xml:space="preserve">Leyenda_17 </w:t>
        </w:r>
      </w:ins>
      <w:r w:rsidR="007A21B3">
        <w:t>[Foto 3</w:t>
      </w:r>
      <w:r w:rsidR="00AF7A18">
        <w:t>:</w:t>
      </w:r>
      <w:r w:rsidR="00547215">
        <w:t xml:space="preserve"> </w:t>
      </w:r>
      <w:r w:rsidR="004A690E">
        <w:t>Interior de la capilla de Santiago</w:t>
      </w:r>
      <w:r w:rsidR="00AF7A18">
        <w:t>]</w:t>
      </w:r>
    </w:p>
    <w:p w14:paraId="0EA011C1" w14:textId="679EA016" w:rsidR="005D16A1" w:rsidRDefault="005D16A1" w:rsidP="005D16A1">
      <w:r>
        <w:t xml:space="preserve">En el </w:t>
      </w:r>
      <w:r w:rsidRPr="00A03B2A">
        <w:rPr>
          <w:b/>
        </w:rPr>
        <w:t>recinto exterior</w:t>
      </w:r>
      <w:r>
        <w:t xml:space="preserve">, amplio espacio multifuncional delimitado por la muralla, funcionaría como refugio para la población del entorno en caso de peligro (en donde pueden resguardar su ganado, sus pertenencias…), </w:t>
      </w:r>
      <w:r w:rsidR="009876D8">
        <w:t>además de</w:t>
      </w:r>
      <w:r>
        <w:t xml:space="preserve"> como</w:t>
      </w:r>
      <w:r w:rsidR="009876D8">
        <w:t xml:space="preserve"> patio de armas, en donde podían</w:t>
      </w:r>
      <w:r>
        <w:t xml:space="preserve"> ejercitarse los soldados que componían la guarnición.</w:t>
      </w:r>
    </w:p>
    <w:p w14:paraId="48F1B172" w14:textId="454C43A2" w:rsidR="00A21B17" w:rsidRDefault="008847F7" w:rsidP="00A21B17">
      <w:pPr>
        <w:pStyle w:val="Descripcin"/>
      </w:pPr>
      <w:ins w:id="53" w:author="Usuario de Microsoft Office" w:date="2016-10-24T13:46:00Z">
        <w:r>
          <w:t xml:space="preserve">Leyenda_18 </w:t>
        </w:r>
      </w:ins>
      <w:r w:rsidR="00A21B17">
        <w:t>[</w:t>
      </w:r>
      <w:r w:rsidR="006F7C2C">
        <w:t>Galería 5</w:t>
      </w:r>
      <w:r w:rsidR="008F66D8">
        <w:t xml:space="preserve">: </w:t>
      </w:r>
      <w:r w:rsidR="00A21B17">
        <w:t>Fotos de las lanzas, puntas de flecha y estribos de caballero medieval]</w:t>
      </w:r>
    </w:p>
    <w:p w14:paraId="66792C7D" w14:textId="0D9782E9" w:rsidR="00002034" w:rsidRDefault="00002034" w:rsidP="005D16A1">
      <w:r>
        <w:t>En el extremo más próximo a tierra firme, y formando parte del entramado defensivo, construyen una torre, la Torre de Lugo, en donde se encuentra la entrada principal al recinto (con un acceso en ángulo de 90 º, típico de las fortalezas de este período).</w:t>
      </w:r>
      <w:r w:rsidR="00AF7A18">
        <w:t xml:space="preserve"> El acceso a la fortaleza desde tierra firme se realizaría a través de una pasarela de madera </w:t>
      </w:r>
      <w:r w:rsidR="00BD2766">
        <w:t>que salvaría la zona de marisma.</w:t>
      </w:r>
      <w:r w:rsidR="00AF7A18">
        <w:t xml:space="preserve"> </w:t>
      </w:r>
      <w:r w:rsidR="00BD2766">
        <w:t>Esta pasarela</w:t>
      </w:r>
      <w:r w:rsidR="00AF7A18">
        <w:t xml:space="preserve"> se sustentaría sobre unos pivotes cuadrangulares de granito (dos de ellos fueron encontrados en los trabajos de excavación), </w:t>
      </w:r>
      <w:r w:rsidR="00BD2766">
        <w:t>que tendrían un</w:t>
      </w:r>
      <w:r w:rsidR="00AF7A18">
        <w:t xml:space="preserve"> rebaje en la parte superior, para el encaje de una viga y de toda la estructura.</w:t>
      </w:r>
    </w:p>
    <w:p w14:paraId="728785E5" w14:textId="144C7068" w:rsidR="005D16A1" w:rsidRDefault="008847F7" w:rsidP="00AF7A18">
      <w:pPr>
        <w:pStyle w:val="Descripcin"/>
      </w:pPr>
      <w:ins w:id="54" w:author="Usuario de Microsoft Office" w:date="2016-10-24T13:47:00Z">
        <w:r>
          <w:t xml:space="preserve">Leyenda_19 </w:t>
        </w:r>
      </w:ins>
      <w:r w:rsidR="00AF7A18">
        <w:t>[</w:t>
      </w:r>
      <w:r w:rsidR="006F7C2C">
        <w:t>Foto 4. Detalle de los pivotes de la pasar</w:t>
      </w:r>
      <w:r w:rsidR="00244AA9">
        <w:t>ela</w:t>
      </w:r>
      <w:r w:rsidR="00AF7A18">
        <w:t>]</w:t>
      </w:r>
    </w:p>
    <w:p w14:paraId="303D08CE" w14:textId="539DD63F" w:rsidR="006F7C2C" w:rsidRDefault="006F7C2C" w:rsidP="006F7C2C">
      <w:r>
        <w:t>Frente a la puerta de acce</w:t>
      </w:r>
      <w:r w:rsidR="00765EC3">
        <w:t>so y pegada a la muralla, se ha</w:t>
      </w:r>
      <w:r>
        <w:t xml:space="preserve"> encontrado</w:t>
      </w:r>
      <w:r w:rsidR="00940AC1">
        <w:t>,</w:t>
      </w:r>
      <w:r>
        <w:t xml:space="preserve"> durante los trabajos de excavación, una construcción identificada como puesto de guardia, que controlaba la entrada al recinto. Paralela a ésta, apareció otra estancia</w:t>
      </w:r>
      <w:r w:rsidR="00940AC1">
        <w:t>,</w:t>
      </w:r>
      <w:r>
        <w:t xml:space="preserve"> que fue identificada, por los restos aparecidos (crisoles de fundición y escorias de hierro), como taller metalúrgico. </w:t>
      </w:r>
    </w:p>
    <w:p w14:paraId="538DA062" w14:textId="77777777" w:rsidR="008847F7" w:rsidRDefault="008847F7" w:rsidP="006F7C2C">
      <w:pPr>
        <w:pStyle w:val="Descripcin"/>
        <w:rPr>
          <w:ins w:id="55" w:author="Usuario de Microsoft Office" w:date="2016-10-24T13:48:00Z"/>
        </w:rPr>
      </w:pPr>
      <w:ins w:id="56" w:author="Usuario de Microsoft Office" w:date="2016-10-24T13:48:00Z">
        <w:r>
          <w:t>Leyenda_20</w:t>
        </w:r>
      </w:ins>
    </w:p>
    <w:p w14:paraId="149B98AE" w14:textId="7B4EA0BF" w:rsidR="006F7C2C" w:rsidRPr="006F7C2C" w:rsidRDefault="006F7C2C" w:rsidP="006F7C2C">
      <w:pPr>
        <w:pStyle w:val="Descripcin"/>
      </w:pPr>
      <w:r>
        <w:t>[Detalle del dibujo de la Torre de Lugo con las dos construcciones]</w:t>
      </w:r>
    </w:p>
    <w:p w14:paraId="6ABCA558" w14:textId="23BC8BE7" w:rsidR="007D1BEF" w:rsidRDefault="00765322" w:rsidP="00765322">
      <w:r>
        <w:t xml:space="preserve">Este </w:t>
      </w:r>
      <w:r w:rsidR="00170E32">
        <w:t>espacio exterior</w:t>
      </w:r>
      <w:r>
        <w:t xml:space="preserve"> también tendría adosadas a la muralla diferentes tipos de estancias </w:t>
      </w:r>
      <w:r w:rsidR="007D1BEF">
        <w:t>de carácter funcional y de servicios</w:t>
      </w:r>
      <w:r>
        <w:t xml:space="preserve"> </w:t>
      </w:r>
      <w:r w:rsidR="007D1BEF">
        <w:t>(</w:t>
      </w:r>
      <w:r>
        <w:t>lugares de almacenamiento y transformación de recursos agrícolas, talleres de alfareros, espacios residenciales</w:t>
      </w:r>
      <w:r w:rsidR="007D1BEF">
        <w:t>…)</w:t>
      </w:r>
      <w:r w:rsidR="00170E32">
        <w:t xml:space="preserve"> y estaría en gran parte pavimentado</w:t>
      </w:r>
      <w:r w:rsidR="00636208">
        <w:t xml:space="preserve"> con losas</w:t>
      </w:r>
      <w:r w:rsidR="007D1BEF">
        <w:t xml:space="preserve">. </w:t>
      </w:r>
    </w:p>
    <w:p w14:paraId="16B9613B" w14:textId="73ED59F9" w:rsidR="00636208" w:rsidRDefault="00636208" w:rsidP="00636208">
      <w:r>
        <w:t>Próximo a la entrada exterior, es probable que existiese un pequeño embarcadero, pues se han identificado la base de una pequeña torre de planta semicircular</w:t>
      </w:r>
      <w:r w:rsidR="0062419D">
        <w:t>,</w:t>
      </w:r>
      <w:r>
        <w:t xml:space="preserve"> que podría defender otra entrada al recinto exterior y que facilitaría el acceso desde el citado embarcadero.</w:t>
      </w:r>
    </w:p>
    <w:p w14:paraId="28AB3B08" w14:textId="77777777" w:rsidR="008847F7" w:rsidRDefault="008847F7" w:rsidP="00636208">
      <w:pPr>
        <w:pStyle w:val="Descripcin"/>
        <w:rPr>
          <w:ins w:id="57" w:author="Usuario de Microsoft Office" w:date="2016-10-24T13:48:00Z"/>
        </w:rPr>
      </w:pPr>
      <w:ins w:id="58" w:author="Usuario de Microsoft Office" w:date="2016-10-24T13:48:00Z">
        <w:r>
          <w:t>Leyenda_21</w:t>
        </w:r>
      </w:ins>
    </w:p>
    <w:p w14:paraId="503F0C19" w14:textId="4C0457EE" w:rsidR="007F7BD7" w:rsidRPr="00636208" w:rsidRDefault="00FD7137" w:rsidP="00636208">
      <w:pPr>
        <w:pStyle w:val="Descripcin"/>
      </w:pPr>
      <w:r>
        <w:t>[Foto</w:t>
      </w:r>
      <w:r w:rsidR="004A690E">
        <w:t xml:space="preserve"> 5. Base de la torre circular adosada a la muralla</w:t>
      </w:r>
      <w:r w:rsidR="00636208">
        <w:t>]</w:t>
      </w:r>
    </w:p>
    <w:p w14:paraId="089CAF68" w14:textId="53A02967" w:rsidR="009F1D8E" w:rsidRDefault="00926262" w:rsidP="00926262">
      <w:pPr>
        <w:pStyle w:val="Ttulo4"/>
      </w:pPr>
      <w:r>
        <w:t>Para s</w:t>
      </w:r>
      <w:r w:rsidR="009F1D8E">
        <w:t>aber más</w:t>
      </w:r>
      <w:r>
        <w:t xml:space="preserve"> sobre Diego </w:t>
      </w:r>
      <w:proofErr w:type="spellStart"/>
      <w:r>
        <w:t>Gelmirez</w:t>
      </w:r>
      <w:proofErr w:type="spellEnd"/>
      <w:r>
        <w:t>…</w:t>
      </w:r>
    </w:p>
    <w:p w14:paraId="549DCDAF" w14:textId="241B9712" w:rsidR="00312E50" w:rsidRPr="001C2DE6" w:rsidRDefault="00031A83" w:rsidP="001C2DE6">
      <w:pPr>
        <w:rPr>
          <w:color w:val="FF0000"/>
        </w:rPr>
      </w:pPr>
      <w:proofErr w:type="spellStart"/>
      <w:r w:rsidRPr="00E6618E">
        <w:rPr>
          <w:color w:val="FF0000"/>
        </w:rPr>
        <w:t>Audioguía</w:t>
      </w:r>
      <w:proofErr w:type="spellEnd"/>
      <w:r w:rsidRPr="00E6618E">
        <w:rPr>
          <w:color w:val="FF0000"/>
        </w:rPr>
        <w:t xml:space="preserve"> </w:t>
      </w:r>
      <w:r>
        <w:rPr>
          <w:color w:val="FF0000"/>
        </w:rPr>
        <w:t>5</w:t>
      </w:r>
    </w:p>
    <w:p w14:paraId="3C8A2830" w14:textId="4B78B729" w:rsidR="00A5195C" w:rsidRDefault="00A5195C" w:rsidP="00A5195C">
      <w:pPr>
        <w:rPr>
          <w:color w:val="3366FF"/>
        </w:rPr>
      </w:pPr>
      <w:r w:rsidRPr="00413FC0">
        <w:rPr>
          <w:color w:val="3366FF"/>
        </w:rPr>
        <w:t>1065/70-1140</w:t>
      </w:r>
    </w:p>
    <w:p w14:paraId="60AAA022" w14:textId="1CE01D69" w:rsidR="008F66D8" w:rsidRPr="00413FC0" w:rsidRDefault="008847F7" w:rsidP="008F66D8">
      <w:pPr>
        <w:pStyle w:val="Descripcin"/>
      </w:pPr>
      <w:ins w:id="59" w:author="Usuario de Microsoft Office" w:date="2016-10-24T13:50:00Z">
        <w:r>
          <w:t xml:space="preserve">Leyenda_22 </w:t>
        </w:r>
      </w:ins>
      <w:r w:rsidR="008F66D8">
        <w:t>[Foto</w:t>
      </w:r>
      <w:r w:rsidR="004A690E">
        <w:t xml:space="preserve"> 6.</w:t>
      </w:r>
      <w:r w:rsidR="008F66D8">
        <w:t xml:space="preserve"> </w:t>
      </w:r>
      <w:r w:rsidR="00AE55B4">
        <w:t>Retrato de Diego Gelmírez</w:t>
      </w:r>
      <w:r w:rsidR="008F66D8">
        <w:t>]</w:t>
      </w:r>
    </w:p>
    <w:p w14:paraId="1B34965A" w14:textId="19466E33" w:rsidR="00A5195C" w:rsidRPr="00413FC0" w:rsidRDefault="0001208F" w:rsidP="00A5195C">
      <w:pPr>
        <w:rPr>
          <w:color w:val="3366FF"/>
        </w:rPr>
      </w:pPr>
      <w:r w:rsidRPr="00413FC0">
        <w:rPr>
          <w:color w:val="3366FF"/>
        </w:rPr>
        <w:t xml:space="preserve">Nacido en </w:t>
      </w:r>
      <w:proofErr w:type="spellStart"/>
      <w:r w:rsidRPr="00413FC0">
        <w:rPr>
          <w:color w:val="3366FF"/>
        </w:rPr>
        <w:t>Catoir</w:t>
      </w:r>
      <w:r w:rsidR="0062419D">
        <w:rPr>
          <w:color w:val="3366FF"/>
        </w:rPr>
        <w:t>a</w:t>
      </w:r>
      <w:proofErr w:type="spellEnd"/>
      <w:r w:rsidR="0062419D">
        <w:rPr>
          <w:color w:val="3366FF"/>
        </w:rPr>
        <w:t xml:space="preserve">, hijo del caballero </w:t>
      </w:r>
      <w:proofErr w:type="spellStart"/>
      <w:r w:rsidR="0062419D">
        <w:rPr>
          <w:color w:val="3366FF"/>
        </w:rPr>
        <w:t>Gelmirio</w:t>
      </w:r>
      <w:proofErr w:type="spellEnd"/>
      <w:r w:rsidR="0062419D">
        <w:rPr>
          <w:color w:val="3366FF"/>
        </w:rPr>
        <w:t xml:space="preserve">, </w:t>
      </w:r>
      <w:r w:rsidRPr="00413FC0">
        <w:rPr>
          <w:color w:val="3366FF"/>
        </w:rPr>
        <w:t>soldado al servicio del señorío episcopal</w:t>
      </w:r>
      <w:r w:rsidR="0031169D">
        <w:rPr>
          <w:color w:val="3366FF"/>
        </w:rPr>
        <w:t xml:space="preserve"> de Santiago</w:t>
      </w:r>
      <w:r w:rsidRPr="00413FC0">
        <w:rPr>
          <w:color w:val="3366FF"/>
        </w:rPr>
        <w:t xml:space="preserve"> dura</w:t>
      </w:r>
      <w:r w:rsidR="008626EA">
        <w:rPr>
          <w:color w:val="3366FF"/>
        </w:rPr>
        <w:t>nte el obispado de Diego Peláez</w:t>
      </w:r>
      <w:r w:rsidRPr="00413FC0">
        <w:rPr>
          <w:color w:val="3366FF"/>
        </w:rPr>
        <w:t xml:space="preserve">, que fue nombrado gobernador del </w:t>
      </w:r>
      <w:r w:rsidR="0031169D">
        <w:rPr>
          <w:color w:val="3366FF"/>
        </w:rPr>
        <w:t>C</w:t>
      </w:r>
      <w:r w:rsidRPr="00413FC0">
        <w:rPr>
          <w:color w:val="3366FF"/>
        </w:rPr>
        <w:t>astillo de Oeste y d</w:t>
      </w:r>
      <w:r w:rsidR="008626EA">
        <w:rPr>
          <w:color w:val="3366FF"/>
        </w:rPr>
        <w:t xml:space="preserve">e las tierras de </w:t>
      </w:r>
      <w:proofErr w:type="spellStart"/>
      <w:r w:rsidR="008626EA">
        <w:rPr>
          <w:color w:val="3366FF"/>
        </w:rPr>
        <w:t>Iria</w:t>
      </w:r>
      <w:proofErr w:type="spellEnd"/>
      <w:r w:rsidR="000966AF">
        <w:rPr>
          <w:color w:val="3366FF"/>
        </w:rPr>
        <w:t>-Santiago</w:t>
      </w:r>
      <w:r w:rsidR="008626EA">
        <w:rPr>
          <w:color w:val="3366FF"/>
        </w:rPr>
        <w:t>)</w:t>
      </w:r>
      <w:r w:rsidRPr="00413FC0">
        <w:rPr>
          <w:color w:val="3366FF"/>
        </w:rPr>
        <w:t>.</w:t>
      </w:r>
      <w:r w:rsidR="008626EA">
        <w:rPr>
          <w:color w:val="3366FF"/>
        </w:rPr>
        <w:t xml:space="preserve"> Gran parte de la infancia de Gelmírez discurre en</w:t>
      </w:r>
      <w:r w:rsidR="00D60D73">
        <w:rPr>
          <w:color w:val="3366FF"/>
        </w:rPr>
        <w:t xml:space="preserve"> la fortaleza.</w:t>
      </w:r>
      <w:r w:rsidR="008626EA">
        <w:rPr>
          <w:color w:val="3366FF"/>
        </w:rPr>
        <w:t xml:space="preserve"> </w:t>
      </w:r>
    </w:p>
    <w:p w14:paraId="02054A41" w14:textId="60E383F2" w:rsidR="0001208F" w:rsidRPr="00413FC0" w:rsidRDefault="0001208F" w:rsidP="00A5195C">
      <w:pPr>
        <w:rPr>
          <w:color w:val="3366FF"/>
        </w:rPr>
      </w:pPr>
      <w:r w:rsidRPr="00413FC0">
        <w:rPr>
          <w:color w:val="3366FF"/>
        </w:rPr>
        <w:lastRenderedPageBreak/>
        <w:t>Destin</w:t>
      </w:r>
      <w:r w:rsidR="0062419D">
        <w:rPr>
          <w:color w:val="3366FF"/>
        </w:rPr>
        <w:t>ado a la carrera eclesiástica, e</w:t>
      </w:r>
      <w:r w:rsidRPr="00413FC0">
        <w:rPr>
          <w:color w:val="3366FF"/>
        </w:rPr>
        <w:t>studia Gramática, Lógica y Música en Santiago, para después continuar su formación en la corte de Toledo</w:t>
      </w:r>
      <w:r w:rsidR="00031A83" w:rsidRPr="00413FC0">
        <w:rPr>
          <w:color w:val="3366FF"/>
        </w:rPr>
        <w:t>.</w:t>
      </w:r>
    </w:p>
    <w:p w14:paraId="68384419" w14:textId="5E877D19" w:rsidR="008E04C8" w:rsidRPr="00413FC0" w:rsidRDefault="00031A83" w:rsidP="00A5195C">
      <w:pPr>
        <w:rPr>
          <w:color w:val="3366FF"/>
        </w:rPr>
      </w:pPr>
      <w:r w:rsidRPr="00413FC0">
        <w:rPr>
          <w:color w:val="3366FF"/>
        </w:rPr>
        <w:t>En</w:t>
      </w:r>
      <w:r w:rsidR="008E04C8" w:rsidRPr="00413FC0">
        <w:rPr>
          <w:color w:val="3366FF"/>
        </w:rPr>
        <w:t xml:space="preserve"> 1099 </w:t>
      </w:r>
      <w:r w:rsidR="00451F18">
        <w:rPr>
          <w:color w:val="3366FF"/>
        </w:rPr>
        <w:t>es elegido</w:t>
      </w:r>
      <w:r w:rsidR="008E04C8" w:rsidRPr="00413FC0">
        <w:rPr>
          <w:color w:val="3366FF"/>
        </w:rPr>
        <w:t xml:space="preserve"> obispo</w:t>
      </w:r>
      <w:r w:rsidR="0031169D">
        <w:rPr>
          <w:color w:val="3366FF"/>
        </w:rPr>
        <w:t xml:space="preserve"> de Santiago</w:t>
      </w:r>
      <w:r w:rsidR="00451F18">
        <w:rPr>
          <w:color w:val="3366FF"/>
        </w:rPr>
        <w:t xml:space="preserve"> y e</w:t>
      </w:r>
      <w:r w:rsidR="00451F18" w:rsidRPr="00413FC0">
        <w:rPr>
          <w:color w:val="3366FF"/>
        </w:rPr>
        <w:t>n 1120 es nombrado arzobispo</w:t>
      </w:r>
      <w:r w:rsidR="00451F18">
        <w:rPr>
          <w:color w:val="3366FF"/>
        </w:rPr>
        <w:t xml:space="preserve"> hasta su muerte en 1140.</w:t>
      </w:r>
    </w:p>
    <w:p w14:paraId="06199282" w14:textId="5508AD04" w:rsidR="008E04C8" w:rsidRDefault="00312E50" w:rsidP="00A5195C">
      <w:pPr>
        <w:rPr>
          <w:color w:val="3366FF"/>
        </w:rPr>
      </w:pPr>
      <w:r w:rsidRPr="00413FC0">
        <w:rPr>
          <w:color w:val="3366FF"/>
        </w:rPr>
        <w:t xml:space="preserve">Durante su  episcopado, </w:t>
      </w:r>
      <w:r w:rsidR="008626EA" w:rsidRPr="00413FC0">
        <w:rPr>
          <w:color w:val="3366FF"/>
        </w:rPr>
        <w:t>Gelmírez</w:t>
      </w:r>
      <w:r w:rsidR="008E04C8" w:rsidRPr="00413FC0">
        <w:rPr>
          <w:color w:val="3366FF"/>
        </w:rPr>
        <w:t xml:space="preserve"> impulsa la construcción de la nueva </w:t>
      </w:r>
      <w:r w:rsidR="0031169D">
        <w:rPr>
          <w:color w:val="3366FF"/>
        </w:rPr>
        <w:t>basílica románica de Santiago</w:t>
      </w:r>
      <w:r w:rsidR="008E04C8" w:rsidRPr="00413FC0">
        <w:rPr>
          <w:color w:val="3366FF"/>
        </w:rPr>
        <w:t xml:space="preserve"> y mejora e impulsa las infraestructuras urbanísticas de la ciudad.</w:t>
      </w:r>
      <w:r w:rsidR="003A54FA" w:rsidRPr="00413FC0">
        <w:rPr>
          <w:color w:val="3366FF"/>
        </w:rPr>
        <w:t xml:space="preserve"> Su vida estuvo consagrada a la construcción ideológica e institucional de la sede jacobea, como meta de un camino de peregrinación universal hasta el santuario apostólico de Occidente.</w:t>
      </w:r>
    </w:p>
    <w:p w14:paraId="46AE230A" w14:textId="79A7D2DD" w:rsidR="003A54FA" w:rsidRDefault="00650064" w:rsidP="00A5195C">
      <w:pPr>
        <w:rPr>
          <w:color w:val="3366FF"/>
        </w:rPr>
      </w:pPr>
      <w:r w:rsidRPr="00413FC0">
        <w:rPr>
          <w:color w:val="3366FF"/>
        </w:rPr>
        <w:t xml:space="preserve">Ordena escribir el libro </w:t>
      </w:r>
      <w:r w:rsidRPr="00413FC0">
        <w:rPr>
          <w:i/>
          <w:color w:val="3366FF"/>
        </w:rPr>
        <w:t xml:space="preserve">Historia Compostelana o hechos de D. Diego </w:t>
      </w:r>
      <w:r w:rsidR="008626EA">
        <w:rPr>
          <w:i/>
          <w:color w:val="3366FF"/>
        </w:rPr>
        <w:t>G</w:t>
      </w:r>
      <w:r w:rsidRPr="00413FC0">
        <w:rPr>
          <w:i/>
          <w:color w:val="3366FF"/>
        </w:rPr>
        <w:t xml:space="preserve">elmírez, </w:t>
      </w:r>
      <w:r w:rsidRPr="00413FC0">
        <w:rPr>
          <w:color w:val="3366FF"/>
        </w:rPr>
        <w:t>una recopilación de documentos que recoge los orígenes de la diócesis Compostelana, así como su vida al frente del gobierno episcopal.</w:t>
      </w:r>
    </w:p>
    <w:p w14:paraId="03DD27D2" w14:textId="2D72C1F5" w:rsidR="0085117F" w:rsidRDefault="0085117F" w:rsidP="00A5195C">
      <w:pPr>
        <w:rPr>
          <w:color w:val="3366FF"/>
        </w:rPr>
      </w:pPr>
      <w:r>
        <w:rPr>
          <w:color w:val="3366FF"/>
        </w:rPr>
        <w:t>Tuvo una fuerte vinculación con Torres de Oeste, debido probablemente a que parte de su vida vivió en ellas, siendo uno de los grandes promotores de las refo</w:t>
      </w:r>
      <w:r w:rsidR="00650064">
        <w:rPr>
          <w:color w:val="3366FF"/>
        </w:rPr>
        <w:t>rmas y mejoras de la fortaleza.</w:t>
      </w:r>
    </w:p>
    <w:p w14:paraId="35FD3CFE" w14:textId="46D757D9" w:rsidR="00AE55B4" w:rsidRDefault="008847F7" w:rsidP="00AE55B4">
      <w:pPr>
        <w:pStyle w:val="Descripcin"/>
      </w:pPr>
      <w:ins w:id="60" w:author="Usuario de Microsoft Office" w:date="2016-10-24T13:50:00Z">
        <w:r>
          <w:t>Leyenda_23_</w:t>
        </w:r>
      </w:ins>
      <w:r w:rsidR="00AE55B4">
        <w:t xml:space="preserve">[Foto 7. Estatua de Diego Gelmírez. Concello de </w:t>
      </w:r>
      <w:proofErr w:type="spellStart"/>
      <w:r w:rsidR="00AE55B4">
        <w:t>Catoira</w:t>
      </w:r>
      <w:proofErr w:type="spellEnd"/>
      <w:r w:rsidR="00AE55B4">
        <w:t>]</w:t>
      </w:r>
    </w:p>
    <w:p w14:paraId="7CD90A72" w14:textId="0D77EE96" w:rsidR="00650064" w:rsidRPr="00650064" w:rsidRDefault="00650064" w:rsidP="00A5195C">
      <w:pPr>
        <w:rPr>
          <w:b/>
          <w:color w:val="3366FF"/>
        </w:rPr>
      </w:pPr>
      <w:r w:rsidRPr="00650064">
        <w:rPr>
          <w:b/>
          <w:color w:val="3366FF"/>
        </w:rPr>
        <w:t>La flota</w:t>
      </w:r>
      <w:r w:rsidR="00A27BFF">
        <w:rPr>
          <w:b/>
          <w:color w:val="3366FF"/>
        </w:rPr>
        <w:t xml:space="preserve"> de Gelmírez</w:t>
      </w:r>
    </w:p>
    <w:p w14:paraId="4A019B65" w14:textId="57E94AA2" w:rsidR="0085117F" w:rsidRDefault="0085117F" w:rsidP="0085117F">
      <w:pPr>
        <w:rPr>
          <w:color w:val="3366FF"/>
        </w:rPr>
      </w:pPr>
      <w:r w:rsidRPr="00413FC0">
        <w:rPr>
          <w:color w:val="3366FF"/>
        </w:rPr>
        <w:t>Durante los años de su mandato, los ataques musulmanes seguían asolando las tierra gallegas,</w:t>
      </w:r>
      <w:r>
        <w:rPr>
          <w:color w:val="3366FF"/>
        </w:rPr>
        <w:t xml:space="preserve"> por lo que, cansado de esta situación, en las primeras décadas del siglo XII, ordena construir dos barcos de guerra (galeras), </w:t>
      </w:r>
      <w:r w:rsidR="00650064">
        <w:rPr>
          <w:color w:val="3366FF"/>
        </w:rPr>
        <w:t>como parte de la defensa de las costas</w:t>
      </w:r>
      <w:r>
        <w:rPr>
          <w:color w:val="3366FF"/>
        </w:rPr>
        <w:t xml:space="preserve">. </w:t>
      </w:r>
      <w:r w:rsidR="00D60D73">
        <w:rPr>
          <w:color w:val="3366FF"/>
        </w:rPr>
        <w:t xml:space="preserve">Para </w:t>
      </w:r>
      <w:r w:rsidR="00491128">
        <w:rPr>
          <w:color w:val="3366FF"/>
        </w:rPr>
        <w:t>ello</w:t>
      </w:r>
      <w:r w:rsidR="00D60D73">
        <w:rPr>
          <w:color w:val="3366FF"/>
        </w:rPr>
        <w:t xml:space="preserve"> contrata a unos constructores italianos expertos en este tipo de embarcaciones.</w:t>
      </w:r>
      <w:r w:rsidR="00431E0C">
        <w:rPr>
          <w:color w:val="3366FF"/>
        </w:rPr>
        <w:t xml:space="preserve"> </w:t>
      </w:r>
    </w:p>
    <w:p w14:paraId="607111EC" w14:textId="0925CE42" w:rsidR="0085117F" w:rsidRDefault="001B530D" w:rsidP="0085117F">
      <w:pPr>
        <w:rPr>
          <w:color w:val="3366FF"/>
        </w:rPr>
      </w:pPr>
      <w:r>
        <w:rPr>
          <w:color w:val="3366FF"/>
        </w:rPr>
        <w:t>No</w:t>
      </w:r>
      <w:r w:rsidR="0085117F">
        <w:rPr>
          <w:color w:val="3366FF"/>
        </w:rPr>
        <w:t xml:space="preserve"> se tiene demasiada información </w:t>
      </w:r>
      <w:r>
        <w:rPr>
          <w:color w:val="3366FF"/>
        </w:rPr>
        <w:t>sobre como serían esta galeras, pero a partir de comparaciones con otras naves similares de la época</w:t>
      </w:r>
      <w:r w:rsidR="002C23D0">
        <w:rPr>
          <w:color w:val="3366FF"/>
        </w:rPr>
        <w:t xml:space="preserve">, </w:t>
      </w:r>
      <w:r>
        <w:rPr>
          <w:color w:val="3366FF"/>
        </w:rPr>
        <w:t>se cree que podrían ser uno</w:t>
      </w:r>
      <w:r w:rsidR="0085117F">
        <w:rPr>
          <w:color w:val="3366FF"/>
        </w:rPr>
        <w:t>s barcos</w:t>
      </w:r>
      <w:r w:rsidR="002C23D0">
        <w:rPr>
          <w:color w:val="3366FF"/>
        </w:rPr>
        <w:t xml:space="preserve"> estrechos, de </w:t>
      </w:r>
      <w:r w:rsidR="0085117F">
        <w:rPr>
          <w:color w:val="3366FF"/>
        </w:rPr>
        <w:t>entre 25 y 30 m</w:t>
      </w:r>
      <w:r w:rsidR="00431E0C">
        <w:rPr>
          <w:color w:val="3366FF"/>
        </w:rPr>
        <w:t xml:space="preserve"> de eslora</w:t>
      </w:r>
      <w:r w:rsidR="0085117F">
        <w:rPr>
          <w:color w:val="3366FF"/>
        </w:rPr>
        <w:t xml:space="preserve"> y entre 6 y 7 de manga, con</w:t>
      </w:r>
      <w:r w:rsidR="00650064">
        <w:rPr>
          <w:color w:val="3366FF"/>
        </w:rPr>
        <w:t xml:space="preserve"> amplio</w:t>
      </w:r>
      <w:r w:rsidR="0085117F">
        <w:rPr>
          <w:color w:val="3366FF"/>
        </w:rPr>
        <w:t xml:space="preserve"> velamen latino</w:t>
      </w:r>
      <w:r w:rsidR="00425FFE">
        <w:rPr>
          <w:color w:val="3366FF"/>
        </w:rPr>
        <w:t xml:space="preserve"> y una fila de remos, lo que le proporcionarían una gran rapi</w:t>
      </w:r>
      <w:r w:rsidR="00650064">
        <w:rPr>
          <w:color w:val="3366FF"/>
        </w:rPr>
        <w:t>dez de movimientos. La tripulación</w:t>
      </w:r>
      <w:r w:rsidR="00425FFE">
        <w:rPr>
          <w:color w:val="3366FF"/>
        </w:rPr>
        <w:t xml:space="preserve"> estaría conformada por unos 200 hombres.</w:t>
      </w:r>
    </w:p>
    <w:p w14:paraId="40937F87" w14:textId="7225927D" w:rsidR="00312E50" w:rsidRDefault="00431E0C" w:rsidP="00A5195C">
      <w:pPr>
        <w:rPr>
          <w:color w:val="3366FF"/>
        </w:rPr>
      </w:pPr>
      <w:r>
        <w:rPr>
          <w:color w:val="3366FF"/>
        </w:rPr>
        <w:t xml:space="preserve">Esta flota ya no será utilizada solamente como parte del sistema de defensa, sino que </w:t>
      </w:r>
      <w:r w:rsidR="001B530D">
        <w:rPr>
          <w:color w:val="3366FF"/>
        </w:rPr>
        <w:t xml:space="preserve">en </w:t>
      </w:r>
      <w:r w:rsidR="00491128">
        <w:rPr>
          <w:color w:val="3366FF"/>
        </w:rPr>
        <w:t>varias</w:t>
      </w:r>
      <w:r w:rsidR="001B530D">
        <w:rPr>
          <w:color w:val="3366FF"/>
        </w:rPr>
        <w:t xml:space="preserve"> ocasiones pasarán al ataque, </w:t>
      </w:r>
      <w:r w:rsidR="00312E50" w:rsidRPr="00413FC0">
        <w:rPr>
          <w:color w:val="3366FF"/>
        </w:rPr>
        <w:t>en</w:t>
      </w:r>
      <w:r w:rsidR="001B530D">
        <w:rPr>
          <w:color w:val="3366FF"/>
        </w:rPr>
        <w:t xml:space="preserve">viando </w:t>
      </w:r>
      <w:r>
        <w:rPr>
          <w:color w:val="3366FF"/>
        </w:rPr>
        <w:t>las naves a la costa musulmana</w:t>
      </w:r>
      <w:r w:rsidR="00DD4531">
        <w:rPr>
          <w:color w:val="3366FF"/>
        </w:rPr>
        <w:t xml:space="preserve"> y</w:t>
      </w:r>
      <w:r>
        <w:rPr>
          <w:color w:val="3366FF"/>
        </w:rPr>
        <w:t xml:space="preserve"> </w:t>
      </w:r>
      <w:r w:rsidR="00312E50" w:rsidRPr="00413FC0">
        <w:rPr>
          <w:color w:val="3366FF"/>
        </w:rPr>
        <w:t xml:space="preserve">logrando </w:t>
      </w:r>
      <w:r>
        <w:rPr>
          <w:color w:val="3366FF"/>
        </w:rPr>
        <w:t>numerosas</w:t>
      </w:r>
      <w:r w:rsidR="00312E50" w:rsidRPr="00413FC0">
        <w:rPr>
          <w:color w:val="3366FF"/>
        </w:rPr>
        <w:t xml:space="preserve"> victoria</w:t>
      </w:r>
      <w:r>
        <w:rPr>
          <w:color w:val="3366FF"/>
        </w:rPr>
        <w:t>s</w:t>
      </w:r>
      <w:r w:rsidR="00312E50" w:rsidRPr="00413FC0">
        <w:rPr>
          <w:color w:val="3366FF"/>
        </w:rPr>
        <w:t>.</w:t>
      </w:r>
    </w:p>
    <w:p w14:paraId="4EA7A603" w14:textId="385AEB69" w:rsidR="00312E50" w:rsidRPr="00321CC2" w:rsidRDefault="00D60D73" w:rsidP="00312E50">
      <w:pPr>
        <w:rPr>
          <w:color w:val="3366FF"/>
        </w:rPr>
      </w:pPr>
      <w:r>
        <w:rPr>
          <w:color w:val="3366FF"/>
        </w:rPr>
        <w:t>Es por este motivo por el que Gelmírez es considerado como el precursor de la primera marina del Reino de Castilla.</w:t>
      </w:r>
    </w:p>
    <w:p w14:paraId="2441C3C6" w14:textId="4A0DCD96" w:rsidR="00C01166" w:rsidRDefault="00C01166" w:rsidP="008729FD">
      <w:pPr>
        <w:pStyle w:val="Ttulo3"/>
      </w:pPr>
      <w:r>
        <w:t>El abandono</w:t>
      </w:r>
    </w:p>
    <w:p w14:paraId="0A0056C7" w14:textId="291BFB00" w:rsidR="00C01166" w:rsidRDefault="00C01166" w:rsidP="00C01166">
      <w:pPr>
        <w:rPr>
          <w:color w:val="FF0000"/>
        </w:rPr>
      </w:pPr>
      <w:proofErr w:type="spellStart"/>
      <w:r w:rsidRPr="00C01166">
        <w:rPr>
          <w:color w:val="FF0000"/>
        </w:rPr>
        <w:t>Audioguía</w:t>
      </w:r>
      <w:proofErr w:type="spellEnd"/>
      <w:r w:rsidRPr="00C01166">
        <w:rPr>
          <w:color w:val="FF0000"/>
        </w:rPr>
        <w:t xml:space="preserve"> 6</w:t>
      </w:r>
    </w:p>
    <w:p w14:paraId="3178F49C" w14:textId="501E0670" w:rsidR="00C01166" w:rsidRDefault="00321CC2" w:rsidP="00C01166">
      <w:r>
        <w:t xml:space="preserve">Los trabajos arqueológicos no han encontrado indicios de </w:t>
      </w:r>
      <w:r w:rsidR="002A676F">
        <w:t>destrucción violenta, no hay evidencias de incendios ni de abandonos precipitados.</w:t>
      </w:r>
      <w:r w:rsidR="00CB6F57">
        <w:t xml:space="preserve"> Parece que se trata de un abandono progresivo que se inicia en el siglo XV y en el que múltiples factores de distinta intensidad influyen en el ocaso de la fortaleza.</w:t>
      </w:r>
    </w:p>
    <w:p w14:paraId="53D59954" w14:textId="725E5051" w:rsidR="009670B3" w:rsidRDefault="009670B3" w:rsidP="004559DE">
      <w:pPr>
        <w:rPr>
          <w:color w:val="008000"/>
        </w:rPr>
      </w:pPr>
      <w:r w:rsidRPr="004559DE">
        <w:t>En el siglo XV,</w:t>
      </w:r>
      <w:r w:rsidR="004559DE">
        <w:t xml:space="preserve"> tiene</w:t>
      </w:r>
      <w:r w:rsidR="00D37334">
        <w:t>n</w:t>
      </w:r>
      <w:r w:rsidR="004559DE">
        <w:t xml:space="preserve"> lugar</w:t>
      </w:r>
      <w:r w:rsidRPr="004559DE">
        <w:t xml:space="preserve"> </w:t>
      </w:r>
      <w:r w:rsidR="00E26E92" w:rsidRPr="004559DE">
        <w:t>As</w:t>
      </w:r>
      <w:r w:rsidRPr="004559DE">
        <w:t xml:space="preserve"> </w:t>
      </w:r>
      <w:proofErr w:type="spellStart"/>
      <w:r w:rsidRPr="004559DE">
        <w:rPr>
          <w:i/>
        </w:rPr>
        <w:t>Revoltas</w:t>
      </w:r>
      <w:proofErr w:type="spellEnd"/>
      <w:r w:rsidRPr="004559DE">
        <w:rPr>
          <w:i/>
        </w:rPr>
        <w:t xml:space="preserve"> </w:t>
      </w:r>
      <w:proofErr w:type="spellStart"/>
      <w:r w:rsidRPr="004559DE">
        <w:rPr>
          <w:i/>
        </w:rPr>
        <w:t>Irmandiñas</w:t>
      </w:r>
      <w:proofErr w:type="spellEnd"/>
      <w:r w:rsidRPr="004559DE">
        <w:t xml:space="preserve"> (1467-69), primeros levantamientos contra el sistema feudal</w:t>
      </w:r>
      <w:r w:rsidR="004559DE">
        <w:t xml:space="preserve">. </w:t>
      </w:r>
      <w:r w:rsidRPr="006C1966">
        <w:t>Ejércitos de ciudadanos y campesinos, ante una situación de hambre, malas cosechas y pestes, unido a los abusos cometidos</w:t>
      </w:r>
      <w:r w:rsidR="004559DE">
        <w:t xml:space="preserve"> por los nobles gallegos, se levantan en </w:t>
      </w:r>
      <w:r w:rsidR="00E26E92" w:rsidRPr="006C1966">
        <w:t>una revuelta popular que ocas</w:t>
      </w:r>
      <w:r w:rsidR="004559DE">
        <w:t>iona</w:t>
      </w:r>
      <w:r w:rsidR="00E26E92" w:rsidRPr="006C1966">
        <w:t xml:space="preserve"> la destrucción de 130 castillos y fortalezas</w:t>
      </w:r>
      <w:r w:rsidR="004559DE">
        <w:t xml:space="preserve"> del territorio gallego</w:t>
      </w:r>
      <w:r w:rsidR="00E26E92" w:rsidRPr="006C1966">
        <w:t>.</w:t>
      </w:r>
      <w:r w:rsidR="00CB6F57">
        <w:t xml:space="preserve"> </w:t>
      </w:r>
      <w:r w:rsidR="00CB6F57">
        <w:lastRenderedPageBreak/>
        <w:t>Entre estas fortalezas se encontraba Torres de Oeste, pero las evide</w:t>
      </w:r>
      <w:r w:rsidR="00491128">
        <w:t xml:space="preserve">ncias arqueológicas indican que, </w:t>
      </w:r>
      <w:r w:rsidR="00CB6F57">
        <w:t>aunque le causaron daños</w:t>
      </w:r>
      <w:r w:rsidR="004559DE">
        <w:t>, no la destruyeron.</w:t>
      </w:r>
    </w:p>
    <w:p w14:paraId="2D1A9741" w14:textId="585D8FE4" w:rsidR="00E26E92" w:rsidRDefault="004559DE" w:rsidP="00C01166">
      <w:r w:rsidRPr="004559DE">
        <w:t>Torres de Oeste</w:t>
      </w:r>
      <w:r>
        <w:rPr>
          <w:i/>
        </w:rPr>
        <w:t xml:space="preserve"> </w:t>
      </w:r>
      <w:r>
        <w:t>f</w:t>
      </w:r>
      <w:r w:rsidR="002A676F">
        <w:t xml:space="preserve">ue progresivamente </w:t>
      </w:r>
      <w:r w:rsidR="00F87A57">
        <w:t>abandonado a lo largo del la segunda mitad del siglo XV</w:t>
      </w:r>
      <w:r w:rsidR="00E26E92">
        <w:t xml:space="preserve">,  </w:t>
      </w:r>
      <w:r>
        <w:t>a medida que pierde</w:t>
      </w:r>
      <w:r w:rsidR="00E26E92">
        <w:t xml:space="preserve"> el interés estratégico. </w:t>
      </w:r>
      <w:r w:rsidR="00291396">
        <w:t>S</w:t>
      </w:r>
      <w:r>
        <w:t xml:space="preserve">erán los Reyes Católicos los que ordenan </w:t>
      </w:r>
      <w:r w:rsidRPr="004559DE">
        <w:t>destruir las fortalezas de la aristocracia gallega,</w:t>
      </w:r>
      <w:r>
        <w:t xml:space="preserve"> para evitar que pudieran acabar convirtiéndose</w:t>
      </w:r>
      <w:r w:rsidRPr="004559DE">
        <w:t xml:space="preserve"> </w:t>
      </w:r>
      <w:r>
        <w:t>en</w:t>
      </w:r>
      <w:r w:rsidRPr="004559DE">
        <w:t xml:space="preserve"> posibles bastiones contrarios a sus intereses</w:t>
      </w:r>
      <w:r>
        <w:t>.</w:t>
      </w:r>
    </w:p>
    <w:p w14:paraId="438E0CD5" w14:textId="77777777" w:rsidR="00F87A57" w:rsidRDefault="00F87A57" w:rsidP="00C01166">
      <w:r>
        <w:t>En los siglos XVI y XVII desmontan sistemáticamente la fortaleza, para aprovechar los materiales constructivos.</w:t>
      </w:r>
    </w:p>
    <w:p w14:paraId="314FD0CA" w14:textId="4F0124C8" w:rsidR="00F87A57" w:rsidRDefault="00F87A57" w:rsidP="00C01166">
      <w:pPr>
        <w:rPr>
          <w:color w:val="008000"/>
        </w:rPr>
      </w:pPr>
      <w:r>
        <w:t xml:space="preserve">Finalmente en 1719, </w:t>
      </w:r>
      <w:r w:rsidR="004559DE">
        <w:t>se producirá una ocupación</w:t>
      </w:r>
      <w:r>
        <w:t xml:space="preserve"> puntual</w:t>
      </w:r>
      <w:r w:rsidR="004559DE">
        <w:t xml:space="preserve"> de Torres de Oeste</w:t>
      </w:r>
      <w:r>
        <w:t xml:space="preserve"> como bastión defensivo</w:t>
      </w:r>
      <w:r w:rsidR="004559DE">
        <w:t>.</w:t>
      </w:r>
      <w:r>
        <w:t xml:space="preserve"> </w:t>
      </w:r>
      <w:r w:rsidR="00E26E92" w:rsidRPr="004559DE">
        <w:t xml:space="preserve">Se instala un pequeño destacamento militar como línea de defensa </w:t>
      </w:r>
      <w:r w:rsidR="0040223A">
        <w:t>para frenar la invasión inglesa, pero no deja de ser una ocupación esporádica en un momento de tensión entre España e Inglaterra.</w:t>
      </w:r>
      <w:r w:rsidR="004559DE">
        <w:t xml:space="preserve"> </w:t>
      </w:r>
      <w:r w:rsidR="00AE55B4">
        <w:t>Relacionado con este momento</w:t>
      </w:r>
      <w:r w:rsidR="004559DE">
        <w:t xml:space="preserve"> </w:t>
      </w:r>
      <w:r w:rsidR="00AE55B4">
        <w:t>se recuperó</w:t>
      </w:r>
      <w:r w:rsidR="004559DE">
        <w:t xml:space="preserve"> un botón de plata de forma rom</w:t>
      </w:r>
      <w:r w:rsidR="008062AD">
        <w:t>boidal decorado con una flor de lis</w:t>
      </w:r>
      <w:r w:rsidR="00051309">
        <w:t>, típico</w:t>
      </w:r>
      <w:r w:rsidR="00AE55B4">
        <w:t xml:space="preserve"> del siglo XVIII</w:t>
      </w:r>
      <w:r w:rsidR="008062AD">
        <w:t>.</w:t>
      </w:r>
    </w:p>
    <w:p w14:paraId="04A62A2E" w14:textId="43B888E9" w:rsidR="00E27739" w:rsidRPr="00451F18" w:rsidRDefault="008847F7" w:rsidP="00451F18">
      <w:pPr>
        <w:pStyle w:val="Descripcin"/>
        <w:rPr>
          <w:rStyle w:val="Ttulo4Car"/>
          <w:rFonts w:eastAsiaTheme="minorHAnsi" w:cstheme="minorBidi"/>
          <w:b w:val="0"/>
          <w:bCs/>
          <w:i w:val="0"/>
          <w:iCs w:val="0"/>
          <w:color w:val="FF0000"/>
          <w:sz w:val="18"/>
          <w:szCs w:val="18"/>
        </w:rPr>
      </w:pPr>
      <w:ins w:id="61" w:author="Usuario de Microsoft Office" w:date="2016-10-24T13:53:00Z">
        <w:r>
          <w:t>Leyenda_24_</w:t>
        </w:r>
      </w:ins>
      <w:r w:rsidR="00321CC2">
        <w:t>[F</w:t>
      </w:r>
      <w:r w:rsidR="008062AD">
        <w:t>oto</w:t>
      </w:r>
      <w:r w:rsidR="00CE2FD6">
        <w:t xml:space="preserve"> 8. Foto</w:t>
      </w:r>
      <w:r w:rsidR="008062AD">
        <w:t xml:space="preserve"> del botón</w:t>
      </w:r>
      <w:r w:rsidR="00321CC2">
        <w:t>]</w:t>
      </w:r>
    </w:p>
    <w:p w14:paraId="2C613EDC" w14:textId="45BBA83D" w:rsidR="00B9047F" w:rsidRDefault="00B9047F" w:rsidP="00B9047F">
      <w:pPr>
        <w:rPr>
          <w:rStyle w:val="Ttulo4Car"/>
        </w:rPr>
      </w:pPr>
      <w:r w:rsidRPr="00E27739">
        <w:rPr>
          <w:rStyle w:val="Ttulo4Car"/>
        </w:rPr>
        <w:t>Sobre el origen del topónimo de Torres de Oeste</w:t>
      </w:r>
    </w:p>
    <w:p w14:paraId="048EF6DA" w14:textId="2C33C9C2" w:rsidR="00870D29" w:rsidRPr="00363943" w:rsidRDefault="00870D29" w:rsidP="00870D29">
      <w:pPr>
        <w:rPr>
          <w:color w:val="3366FF"/>
        </w:rPr>
      </w:pPr>
      <w:r w:rsidRPr="00363943">
        <w:rPr>
          <w:color w:val="3366FF"/>
        </w:rPr>
        <w:t xml:space="preserve">Los investigadores no se han puesto de acuerdo sobre cual puede ser el origen del nombre de Torres de Oeste. Los lingüistas han propuesto dos posibles hipótesis sobre su origen, sin que haya unanimidad al respecto.  </w:t>
      </w:r>
      <w:r w:rsidR="00C4583A" w:rsidRPr="00363943">
        <w:rPr>
          <w:color w:val="3366FF"/>
        </w:rPr>
        <w:t>Las dos propuestas son:</w:t>
      </w:r>
    </w:p>
    <w:p w14:paraId="29B549C0" w14:textId="6F1C2899" w:rsidR="00B9047F" w:rsidRPr="00363943" w:rsidRDefault="00B9047F" w:rsidP="00B9047F">
      <w:pPr>
        <w:pStyle w:val="Prrafodelista"/>
        <w:numPr>
          <w:ilvl w:val="0"/>
          <w:numId w:val="3"/>
        </w:numPr>
        <w:rPr>
          <w:color w:val="3366FF"/>
        </w:rPr>
      </w:pPr>
      <w:proofErr w:type="spellStart"/>
      <w:r w:rsidRPr="00363943">
        <w:rPr>
          <w:i/>
          <w:color w:val="3366FF"/>
        </w:rPr>
        <w:t>Castelum</w:t>
      </w:r>
      <w:proofErr w:type="spellEnd"/>
      <w:r w:rsidRPr="00363943">
        <w:rPr>
          <w:i/>
          <w:color w:val="3366FF"/>
        </w:rPr>
        <w:t xml:space="preserve"> </w:t>
      </w:r>
      <w:proofErr w:type="spellStart"/>
      <w:r w:rsidRPr="00363943">
        <w:rPr>
          <w:i/>
          <w:color w:val="3366FF"/>
        </w:rPr>
        <w:t>Honesti</w:t>
      </w:r>
      <w:proofErr w:type="spellEnd"/>
      <w:r w:rsidRPr="00363943">
        <w:rPr>
          <w:color w:val="3366FF"/>
        </w:rPr>
        <w:t xml:space="preserve"> derivado de </w:t>
      </w:r>
      <w:proofErr w:type="spellStart"/>
      <w:r w:rsidRPr="00363943">
        <w:rPr>
          <w:i/>
          <w:color w:val="3366FF"/>
        </w:rPr>
        <w:t>Insula</w:t>
      </w:r>
      <w:proofErr w:type="spellEnd"/>
      <w:r w:rsidRPr="00363943">
        <w:rPr>
          <w:i/>
          <w:color w:val="3366FF"/>
        </w:rPr>
        <w:t xml:space="preserve"> </w:t>
      </w:r>
      <w:proofErr w:type="spellStart"/>
      <w:r w:rsidRPr="00363943">
        <w:rPr>
          <w:i/>
          <w:color w:val="3366FF"/>
        </w:rPr>
        <w:t>Oneste</w:t>
      </w:r>
      <w:proofErr w:type="spellEnd"/>
      <w:r w:rsidR="00491128">
        <w:rPr>
          <w:color w:val="3366FF"/>
        </w:rPr>
        <w:t xml:space="preserve">: </w:t>
      </w:r>
      <w:r w:rsidRPr="00363943">
        <w:rPr>
          <w:color w:val="3366FF"/>
        </w:rPr>
        <w:t xml:space="preserve">genitivo de </w:t>
      </w:r>
      <w:proofErr w:type="spellStart"/>
      <w:r w:rsidRPr="00363943">
        <w:rPr>
          <w:color w:val="3366FF"/>
        </w:rPr>
        <w:t>Honestus</w:t>
      </w:r>
      <w:proofErr w:type="spellEnd"/>
      <w:r w:rsidRPr="00363943">
        <w:rPr>
          <w:color w:val="3366FF"/>
        </w:rPr>
        <w:t>, en honor a un jefe de armas o alcaide de la fortaleza</w:t>
      </w:r>
      <w:r w:rsidR="00491128">
        <w:rPr>
          <w:color w:val="3366FF"/>
        </w:rPr>
        <w:t xml:space="preserve"> en tiempos del rey Alfonso III</w:t>
      </w:r>
      <w:r w:rsidRPr="00363943">
        <w:rPr>
          <w:color w:val="3366FF"/>
        </w:rPr>
        <w:t>.</w:t>
      </w:r>
    </w:p>
    <w:p w14:paraId="229795F9" w14:textId="2B964B5B" w:rsidR="00B9047F" w:rsidRPr="00363943" w:rsidRDefault="00B9047F" w:rsidP="00E27739">
      <w:pPr>
        <w:pStyle w:val="Prrafodelista"/>
        <w:numPr>
          <w:ilvl w:val="0"/>
          <w:numId w:val="3"/>
        </w:numPr>
        <w:ind w:left="708"/>
        <w:rPr>
          <w:color w:val="3366FF"/>
        </w:rPr>
      </w:pPr>
      <w:proofErr w:type="spellStart"/>
      <w:r w:rsidRPr="00363943">
        <w:rPr>
          <w:i/>
          <w:color w:val="3366FF"/>
        </w:rPr>
        <w:t>Turris</w:t>
      </w:r>
      <w:proofErr w:type="spellEnd"/>
      <w:r w:rsidRPr="00363943">
        <w:rPr>
          <w:i/>
          <w:color w:val="3366FF"/>
        </w:rPr>
        <w:t xml:space="preserve"> </w:t>
      </w:r>
      <w:proofErr w:type="spellStart"/>
      <w:r w:rsidRPr="00363943">
        <w:rPr>
          <w:i/>
          <w:color w:val="3366FF"/>
        </w:rPr>
        <w:t>Augusti</w:t>
      </w:r>
      <w:proofErr w:type="spellEnd"/>
      <w:r w:rsidR="00491128">
        <w:rPr>
          <w:color w:val="3366FF"/>
        </w:rPr>
        <w:t>:</w:t>
      </w:r>
      <w:r w:rsidR="00C4583A" w:rsidRPr="00363943">
        <w:rPr>
          <w:color w:val="3366FF"/>
        </w:rPr>
        <w:t xml:space="preserve"> a partir de la identificación del lugar como emplazamiento del monumento </w:t>
      </w:r>
      <w:r w:rsidRPr="00363943">
        <w:rPr>
          <w:color w:val="3366FF"/>
        </w:rPr>
        <w:t>relacionado con el culto al emperador</w:t>
      </w:r>
      <w:r w:rsidR="00C4583A" w:rsidRPr="00363943">
        <w:rPr>
          <w:color w:val="3366FF"/>
        </w:rPr>
        <w:t xml:space="preserve"> y que aparece</w:t>
      </w:r>
      <w:r w:rsidRPr="00363943">
        <w:rPr>
          <w:color w:val="3366FF"/>
        </w:rPr>
        <w:t xml:space="preserve"> cita</w:t>
      </w:r>
      <w:r w:rsidR="00C4583A" w:rsidRPr="00363943">
        <w:rPr>
          <w:color w:val="3366FF"/>
        </w:rPr>
        <w:t>do por</w:t>
      </w:r>
      <w:r w:rsidRPr="00363943">
        <w:rPr>
          <w:color w:val="3366FF"/>
        </w:rPr>
        <w:t xml:space="preserve"> el historiador latino del siglo I d. C. </w:t>
      </w:r>
      <w:proofErr w:type="spellStart"/>
      <w:r w:rsidRPr="00363943">
        <w:rPr>
          <w:color w:val="3366FF"/>
        </w:rPr>
        <w:t>Pomponio</w:t>
      </w:r>
      <w:proofErr w:type="spellEnd"/>
      <w:r w:rsidRPr="00363943">
        <w:rPr>
          <w:color w:val="3366FF"/>
        </w:rPr>
        <w:t xml:space="preserve"> </w:t>
      </w:r>
      <w:proofErr w:type="spellStart"/>
      <w:r w:rsidRPr="00363943">
        <w:rPr>
          <w:color w:val="3366FF"/>
        </w:rPr>
        <w:t>Mela</w:t>
      </w:r>
      <w:proofErr w:type="spellEnd"/>
      <w:r w:rsidRPr="00363943">
        <w:rPr>
          <w:color w:val="3366FF"/>
        </w:rPr>
        <w:t>.</w:t>
      </w:r>
    </w:p>
    <w:p w14:paraId="7469BFAC" w14:textId="77777777" w:rsidR="00C4583A" w:rsidRPr="00C4583A" w:rsidRDefault="00C4583A" w:rsidP="00C4583A">
      <w:pPr>
        <w:ind w:left="348"/>
        <w:rPr>
          <w:color w:val="008000"/>
        </w:rPr>
      </w:pPr>
    </w:p>
    <w:p w14:paraId="1422767F" w14:textId="77777777" w:rsidR="003371AE" w:rsidRDefault="003371AE">
      <w:pPr>
        <w:spacing w:before="0" w:after="200" w:line="276" w:lineRule="auto"/>
        <w:jc w:val="left"/>
        <w:rPr>
          <w:rFonts w:ascii="Book Antiqua" w:eastAsiaTheme="majorEastAsia" w:hAnsi="Book Antiqua" w:cstheme="majorBidi"/>
          <w:b/>
          <w:bCs/>
          <w:color w:val="FFFFFF" w:themeColor="background1"/>
          <w:sz w:val="30"/>
          <w:szCs w:val="30"/>
        </w:rPr>
      </w:pPr>
      <w:r>
        <w:br w:type="page"/>
      </w:r>
    </w:p>
    <w:p w14:paraId="12EA6D33" w14:textId="15BD2433" w:rsidR="00217BB7" w:rsidRDefault="00217BB7" w:rsidP="00E6618E">
      <w:pPr>
        <w:pStyle w:val="Ttulo1"/>
      </w:pPr>
      <w:r>
        <w:lastRenderedPageBreak/>
        <w:t>Romería</w:t>
      </w:r>
    </w:p>
    <w:p w14:paraId="2C19E2B0" w14:textId="77777777" w:rsidR="00D15CB1" w:rsidRDefault="00C82278" w:rsidP="005E44F6">
      <w:r>
        <w:t xml:space="preserve">La Romería Vikinga de </w:t>
      </w:r>
      <w:proofErr w:type="spellStart"/>
      <w:r>
        <w:t>Catoira</w:t>
      </w:r>
      <w:proofErr w:type="spellEnd"/>
      <w:r>
        <w:t xml:space="preserve"> es una de las celebraciones más singulares y conocidas de Galicia. </w:t>
      </w:r>
    </w:p>
    <w:p w14:paraId="0A2544E9" w14:textId="1FF9856C" w:rsidR="00C82278" w:rsidRDefault="00D15CB1" w:rsidP="005E44F6">
      <w:r>
        <w:t>Fue declarada Fiesta de Interés Turístico Nacional en 1988 y de Interés Turístico Internacional en 2002.</w:t>
      </w:r>
    </w:p>
    <w:p w14:paraId="12AAAB38" w14:textId="1595A072" w:rsidR="00C82278" w:rsidRDefault="00C82278" w:rsidP="005E44F6">
      <w:r>
        <w:t xml:space="preserve">Se trata de una fiesta profana cuyos orígenes se remontan </w:t>
      </w:r>
      <w:r w:rsidR="004E328E">
        <w:t xml:space="preserve">al año 1960, en que se celebra por primera vez un acto rememorando el papel desempeñado por </w:t>
      </w:r>
      <w:proofErr w:type="spellStart"/>
      <w:r w:rsidR="004E328E">
        <w:t>Catoira</w:t>
      </w:r>
      <w:proofErr w:type="spellEnd"/>
      <w:r w:rsidR="004E328E">
        <w:t xml:space="preserve"> en la defensa de Galicia frente a los ataques de los piratas normandos</w:t>
      </w:r>
      <w:r w:rsidR="002F65AE">
        <w:t>,</w:t>
      </w:r>
      <w:r w:rsidR="004E328E">
        <w:t xml:space="preserve"> que buscaban el tesoro de la Iglesia Compostelana.</w:t>
      </w:r>
    </w:p>
    <w:p w14:paraId="15AF6977" w14:textId="3AB06ACC" w:rsidR="004E328E" w:rsidRDefault="004E328E" w:rsidP="005E44F6">
      <w:r>
        <w:t xml:space="preserve">Fueron los miembros del foro artístico y literario del </w:t>
      </w:r>
      <w:r w:rsidR="00391309">
        <w:rPr>
          <w:i/>
        </w:rPr>
        <w:t>Ateneo do</w:t>
      </w:r>
      <w:r w:rsidRPr="00391309">
        <w:rPr>
          <w:i/>
        </w:rPr>
        <w:t xml:space="preserve"> </w:t>
      </w:r>
      <w:proofErr w:type="spellStart"/>
      <w:r w:rsidRPr="00391309">
        <w:rPr>
          <w:i/>
        </w:rPr>
        <w:t>Ullán</w:t>
      </w:r>
      <w:proofErr w:type="spellEnd"/>
      <w:r>
        <w:t xml:space="preserve">, el poeta y sacerdote Faustino Rey Romero y el poeta </w:t>
      </w:r>
      <w:proofErr w:type="spellStart"/>
      <w:r>
        <w:t>catoirense</w:t>
      </w:r>
      <w:proofErr w:type="spellEnd"/>
      <w:r>
        <w:t xml:space="preserve"> Baldomero </w:t>
      </w:r>
      <w:proofErr w:type="spellStart"/>
      <w:r>
        <w:t>Isorna</w:t>
      </w:r>
      <w:proofErr w:type="spellEnd"/>
      <w:r>
        <w:t xml:space="preserve"> Casal, los precursores de esta fiesta. Desde 1960 hasta 1964 la romería era organizada y financiada por los miembros de</w:t>
      </w:r>
      <w:r w:rsidR="003F002D">
        <w:t>l</w:t>
      </w:r>
      <w:r>
        <w:t xml:space="preserve"> foro y fueron numerosas las personalidad</w:t>
      </w:r>
      <w:r w:rsidR="00FB2F4A">
        <w:t>es de las letras y artes gallega</w:t>
      </w:r>
      <w:r>
        <w:t>s que participaron en las diversas actividades (</w:t>
      </w:r>
      <w:r w:rsidR="00391309">
        <w:t xml:space="preserve">Bouza Brey, Ferro </w:t>
      </w:r>
      <w:proofErr w:type="spellStart"/>
      <w:r w:rsidR="00391309">
        <w:t>Couselo</w:t>
      </w:r>
      <w:proofErr w:type="spellEnd"/>
      <w:r w:rsidR="00391309">
        <w:t xml:space="preserve"> o Camilo José Cela entre otros).</w:t>
      </w:r>
    </w:p>
    <w:p w14:paraId="4F18B647" w14:textId="6EF582BE" w:rsidR="009B0D02" w:rsidRDefault="009B0D02" w:rsidP="005E44F6">
      <w:r>
        <w:t xml:space="preserve">En este momento, Pedro Montañés, un conocido </w:t>
      </w:r>
      <w:r w:rsidR="001D2920">
        <w:t>vecino</w:t>
      </w:r>
      <w:r>
        <w:t xml:space="preserve"> de la comarca, coronado de ramas y representando al temible vikingo </w:t>
      </w:r>
      <w:proofErr w:type="spellStart"/>
      <w:r>
        <w:t>Ulf</w:t>
      </w:r>
      <w:proofErr w:type="spellEnd"/>
      <w:r>
        <w:t xml:space="preserve">, saltaba a tierra desde una dorna, en donde se encontraba con el obispo </w:t>
      </w:r>
      <w:proofErr w:type="spellStart"/>
      <w:r>
        <w:t>Cresconio</w:t>
      </w:r>
      <w:proofErr w:type="spellEnd"/>
      <w:r>
        <w:t>, que lo dominaba y lo hacía arrodillarse ante el representante de la cristiandad.</w:t>
      </w:r>
    </w:p>
    <w:p w14:paraId="7D43AE06" w14:textId="3FD098AA" w:rsidR="00391309" w:rsidRDefault="008847F7" w:rsidP="00391309">
      <w:pPr>
        <w:pStyle w:val="Descripcin"/>
      </w:pPr>
      <w:ins w:id="62" w:author="Usuario de Microsoft Office" w:date="2016-10-24T13:54:00Z">
        <w:r>
          <w:t>Leyenda_25_</w:t>
        </w:r>
      </w:ins>
      <w:r w:rsidR="00BD3389">
        <w:t>[Galería de fotos 6</w:t>
      </w:r>
      <w:r w:rsidR="00391309">
        <w:t>: fotos antiguas de los orígenes de la romería]</w:t>
      </w:r>
    </w:p>
    <w:p w14:paraId="0E47B8D5" w14:textId="513E71F9" w:rsidR="00391309" w:rsidRDefault="00391309" w:rsidP="005E44F6">
      <w:r>
        <w:t xml:space="preserve">Desde 1965 serán los trabajadores de la empresa </w:t>
      </w:r>
      <w:proofErr w:type="spellStart"/>
      <w:r w:rsidRPr="00A549F3">
        <w:rPr>
          <w:i/>
        </w:rPr>
        <w:t>Cedonosa</w:t>
      </w:r>
      <w:proofErr w:type="spellEnd"/>
      <w:r>
        <w:t xml:space="preserve"> los que asumen la organización y patrocinio de la romería, dado que la actividad del </w:t>
      </w:r>
      <w:r w:rsidRPr="00A549F3">
        <w:rPr>
          <w:i/>
        </w:rPr>
        <w:t xml:space="preserve">Ateneo do </w:t>
      </w:r>
      <w:proofErr w:type="spellStart"/>
      <w:r w:rsidRPr="00A549F3">
        <w:rPr>
          <w:i/>
        </w:rPr>
        <w:t>Ullán</w:t>
      </w:r>
      <w:proofErr w:type="spellEnd"/>
      <w:r>
        <w:t xml:space="preserve"> se iba apagando. En esta etapa, la fecha de celebración se fijó en el primer domingo de agosto.</w:t>
      </w:r>
    </w:p>
    <w:p w14:paraId="5D0F7B88" w14:textId="044D54EF" w:rsidR="003F002D" w:rsidRDefault="008847F7" w:rsidP="003F002D">
      <w:pPr>
        <w:pStyle w:val="Descripcin"/>
      </w:pPr>
      <w:ins w:id="63" w:author="Usuario de Microsoft Office" w:date="2016-10-24T13:54:00Z">
        <w:r>
          <w:t>Leyenda_26_</w:t>
        </w:r>
      </w:ins>
      <w:r w:rsidR="00BD3389">
        <w:t>[Galería de fotos 7</w:t>
      </w:r>
      <w:r w:rsidR="003F002D">
        <w:t>: fotos de la romería</w:t>
      </w:r>
      <w:r w:rsidR="0091055A">
        <w:t xml:space="preserve"> años 60-70</w:t>
      </w:r>
      <w:r w:rsidR="003F002D">
        <w:t>]</w:t>
      </w:r>
    </w:p>
    <w:p w14:paraId="7D60265C" w14:textId="5496A5E0" w:rsidR="003F002D" w:rsidRDefault="003F002D" w:rsidP="005E44F6">
      <w:r>
        <w:t xml:space="preserve">En los años 90 y ante la fama adquirida por la romería, los trabajadores de la fábrica se ven desbordados y desde ese momento el Concello de </w:t>
      </w:r>
      <w:proofErr w:type="spellStart"/>
      <w:r>
        <w:t>Catoira</w:t>
      </w:r>
      <w:proofErr w:type="spellEnd"/>
      <w:r>
        <w:t xml:space="preserve"> asume la organización de la fiesta. Este nuevo período se caracteriza por la introducción de novedades en su programa, dotando a las fiesta de un marcado carácter cultural y por su proyección a nivel autonómico, nacional e internacional.</w:t>
      </w:r>
    </w:p>
    <w:p w14:paraId="7DD4038F" w14:textId="6E5493AE" w:rsidR="00451F18" w:rsidRDefault="00451F18" w:rsidP="00451F18">
      <w:r>
        <w:t xml:space="preserve">En aras de dotar de mayor espectacularidad a la celebración, el Concello de </w:t>
      </w:r>
      <w:proofErr w:type="spellStart"/>
      <w:r>
        <w:t>Catoira</w:t>
      </w:r>
      <w:proofErr w:type="spellEnd"/>
      <w:r>
        <w:t xml:space="preserve"> decide construir un </w:t>
      </w:r>
      <w:proofErr w:type="spellStart"/>
      <w:r w:rsidRPr="001A4437">
        <w:rPr>
          <w:i/>
        </w:rPr>
        <w:t>dra</w:t>
      </w:r>
      <w:r w:rsidR="001A4437" w:rsidRPr="001A4437">
        <w:rPr>
          <w:i/>
        </w:rPr>
        <w:t>k</w:t>
      </w:r>
      <w:r w:rsidRPr="001A4437">
        <w:rPr>
          <w:i/>
        </w:rPr>
        <w:t>kar</w:t>
      </w:r>
      <w:proofErr w:type="spellEnd"/>
      <w:r>
        <w:t xml:space="preserve"> auténtico. Gracias a los contactos con </w:t>
      </w:r>
      <w:proofErr w:type="spellStart"/>
      <w:r w:rsidRPr="00762458">
        <w:rPr>
          <w:i/>
        </w:rPr>
        <w:t>Frederikssund</w:t>
      </w:r>
      <w:proofErr w:type="spellEnd"/>
      <w:r>
        <w:rPr>
          <w:i/>
        </w:rPr>
        <w:t xml:space="preserve">, </w:t>
      </w:r>
      <w:r>
        <w:t xml:space="preserve">se accede a los planos de un </w:t>
      </w:r>
      <w:r w:rsidR="001A4437">
        <w:t xml:space="preserve">barco </w:t>
      </w:r>
      <w:r>
        <w:t xml:space="preserve">encontrado en Dinamarca (un </w:t>
      </w:r>
      <w:proofErr w:type="spellStart"/>
      <w:r w:rsidRPr="0095573B">
        <w:rPr>
          <w:i/>
        </w:rPr>
        <w:t>Skuldelev</w:t>
      </w:r>
      <w:proofErr w:type="spellEnd"/>
      <w:r w:rsidRPr="0095573B">
        <w:rPr>
          <w:i/>
        </w:rPr>
        <w:t xml:space="preserve"> 5</w:t>
      </w:r>
      <w:r>
        <w:t>, del siglo XI) y se construye en la escuela taller del municipio.</w:t>
      </w:r>
    </w:p>
    <w:p w14:paraId="6A408318" w14:textId="6132CA68" w:rsidR="00451F18" w:rsidRDefault="00451F18" w:rsidP="00451F18">
      <w:r>
        <w:t xml:space="preserve">Ante la creciente demanda de las personas que cada año quieren participar en el asalto, en 2008, se construye un nuevo </w:t>
      </w:r>
      <w:proofErr w:type="spellStart"/>
      <w:r w:rsidRPr="003C4332">
        <w:rPr>
          <w:i/>
        </w:rPr>
        <w:t>dra</w:t>
      </w:r>
      <w:r w:rsidR="003C4332" w:rsidRPr="003C4332">
        <w:rPr>
          <w:i/>
        </w:rPr>
        <w:t>k</w:t>
      </w:r>
      <w:r w:rsidRPr="003C4332">
        <w:rPr>
          <w:i/>
        </w:rPr>
        <w:t>kar</w:t>
      </w:r>
      <w:proofErr w:type="spellEnd"/>
      <w:r>
        <w:t xml:space="preserve">, bautizado como </w:t>
      </w:r>
      <w:proofErr w:type="spellStart"/>
      <w:r w:rsidRPr="0095573B">
        <w:rPr>
          <w:i/>
        </w:rPr>
        <w:t>Frederikssund</w:t>
      </w:r>
      <w:proofErr w:type="spellEnd"/>
      <w:r>
        <w:t xml:space="preserve"> en honor al pueblo danés hermanado con </w:t>
      </w:r>
      <w:proofErr w:type="spellStart"/>
      <w:r>
        <w:t>Catoira</w:t>
      </w:r>
      <w:proofErr w:type="spellEnd"/>
      <w:r>
        <w:t>.</w:t>
      </w:r>
    </w:p>
    <w:p w14:paraId="45F4B61B" w14:textId="2D02BD2C" w:rsidR="0091055A" w:rsidRDefault="00D27831" w:rsidP="0091055A">
      <w:pPr>
        <w:pStyle w:val="Descripcin"/>
      </w:pPr>
      <w:ins w:id="64" w:author="Usuario de Microsoft Office" w:date="2016-10-24T13:55:00Z">
        <w:r>
          <w:t>Leyenda_27_</w:t>
        </w:r>
      </w:ins>
      <w:r w:rsidR="0091055A">
        <w:t>[Galería de fotos 8: fotos de los barcos y de la romería en la actualidad]</w:t>
      </w:r>
    </w:p>
    <w:p w14:paraId="7615D369" w14:textId="77777777" w:rsidR="0091055A" w:rsidRDefault="0091055A" w:rsidP="00451F18"/>
    <w:p w14:paraId="3E5C58DB" w14:textId="77777777" w:rsidR="0091055A" w:rsidRDefault="0091055A" w:rsidP="00451F18"/>
    <w:p w14:paraId="3DB272D9" w14:textId="2E7F6332" w:rsidR="001A4437" w:rsidRDefault="001A4437" w:rsidP="00451F18">
      <w:r>
        <w:lastRenderedPageBreak/>
        <w:t>Además de romería, desde el Concello se promueven nuevas</w:t>
      </w:r>
      <w:r w:rsidR="00C032BA">
        <w:t xml:space="preserve"> actividades, entre las que des</w:t>
      </w:r>
      <w:r>
        <w:t>tacan:</w:t>
      </w:r>
    </w:p>
    <w:p w14:paraId="45DE7E9A" w14:textId="3658E120" w:rsidR="001A4437" w:rsidRDefault="001A4437" w:rsidP="001A4437">
      <w:pPr>
        <w:pStyle w:val="Prrafodelista"/>
        <w:numPr>
          <w:ilvl w:val="0"/>
          <w:numId w:val="3"/>
        </w:numPr>
      </w:pPr>
      <w:r w:rsidRPr="001A4437">
        <w:rPr>
          <w:i/>
        </w:rPr>
        <w:t xml:space="preserve">Semana del Teatro </w:t>
      </w:r>
      <w:proofErr w:type="spellStart"/>
      <w:r w:rsidRPr="001A4437">
        <w:rPr>
          <w:i/>
        </w:rPr>
        <w:t>Romaría</w:t>
      </w:r>
      <w:proofErr w:type="spellEnd"/>
      <w:r w:rsidRPr="001A4437">
        <w:rPr>
          <w:i/>
        </w:rPr>
        <w:t xml:space="preserve"> Vikinga</w:t>
      </w:r>
      <w:r>
        <w:t xml:space="preserve">, que desde 1994 celebra un premio de teatro de carácter bienal y todos los años se lleva a cabo una representación teatral por parte de los vecinos del municipio. </w:t>
      </w:r>
    </w:p>
    <w:p w14:paraId="53BD646E" w14:textId="77777777" w:rsidR="00626CCC" w:rsidRDefault="001A4437" w:rsidP="001A4437">
      <w:pPr>
        <w:pStyle w:val="Prrafodelista"/>
        <w:numPr>
          <w:ilvl w:val="0"/>
          <w:numId w:val="3"/>
        </w:numPr>
      </w:pPr>
      <w:proofErr w:type="spellStart"/>
      <w:r>
        <w:rPr>
          <w:i/>
        </w:rPr>
        <w:t>Xornadas</w:t>
      </w:r>
      <w:proofErr w:type="spellEnd"/>
      <w:r>
        <w:rPr>
          <w:i/>
        </w:rPr>
        <w:t xml:space="preserve"> </w:t>
      </w:r>
      <w:proofErr w:type="spellStart"/>
      <w:r>
        <w:rPr>
          <w:i/>
        </w:rPr>
        <w:t>Catoira</w:t>
      </w:r>
      <w:proofErr w:type="spellEnd"/>
      <w:r>
        <w:rPr>
          <w:i/>
        </w:rPr>
        <w:t xml:space="preserve"> na Historia, </w:t>
      </w:r>
      <w:r>
        <w:t>que se celebran desde 1989 y en la que participan profesores de universidad</w:t>
      </w:r>
      <w:r w:rsidR="00626CCC">
        <w:t xml:space="preserve"> y figuras de las artes y las letras.</w:t>
      </w:r>
    </w:p>
    <w:p w14:paraId="0AC1543B" w14:textId="2BCB6E95" w:rsidR="001A4437" w:rsidRDefault="00382C6D" w:rsidP="001A4437">
      <w:pPr>
        <w:pStyle w:val="Prrafodelista"/>
        <w:numPr>
          <w:ilvl w:val="0"/>
          <w:numId w:val="3"/>
        </w:numPr>
      </w:pPr>
      <w:r>
        <w:t>N</w:t>
      </w:r>
      <w:r w:rsidR="00626CCC">
        <w:t xml:space="preserve">umerosos actos como a </w:t>
      </w:r>
      <w:r w:rsidR="00626CCC" w:rsidRPr="00626CCC">
        <w:rPr>
          <w:i/>
        </w:rPr>
        <w:t>Cea Vikinga</w:t>
      </w:r>
      <w:r w:rsidR="00626CCC">
        <w:t xml:space="preserve">, </w:t>
      </w:r>
      <w:r w:rsidR="00626CCC" w:rsidRPr="00626CCC">
        <w:rPr>
          <w:i/>
        </w:rPr>
        <w:t xml:space="preserve">A </w:t>
      </w:r>
      <w:proofErr w:type="spellStart"/>
      <w:r w:rsidR="00626CCC" w:rsidRPr="00626CCC">
        <w:rPr>
          <w:i/>
        </w:rPr>
        <w:t>noite</w:t>
      </w:r>
      <w:proofErr w:type="spellEnd"/>
      <w:r w:rsidR="00626CCC" w:rsidRPr="00626CCC">
        <w:rPr>
          <w:i/>
        </w:rPr>
        <w:t xml:space="preserve"> de Luz</w:t>
      </w:r>
      <w:r w:rsidR="00626CCC">
        <w:t xml:space="preserve"> o</w:t>
      </w:r>
      <w:r w:rsidR="00C032BA">
        <w:t xml:space="preserve"> el</w:t>
      </w:r>
      <w:r w:rsidR="00626CCC">
        <w:t xml:space="preserve"> festival de música </w:t>
      </w:r>
      <w:r w:rsidR="00626CCC" w:rsidRPr="00626CCC">
        <w:rPr>
          <w:i/>
        </w:rPr>
        <w:t>VIKINSONS</w:t>
      </w:r>
      <w:r w:rsidR="00626CCC">
        <w:t xml:space="preserve">. </w:t>
      </w:r>
      <w:r w:rsidR="001A4437">
        <w:t xml:space="preserve"> </w:t>
      </w:r>
      <w:r w:rsidR="001A4437">
        <w:rPr>
          <w:i/>
        </w:rPr>
        <w:t xml:space="preserve"> </w:t>
      </w:r>
    </w:p>
    <w:p w14:paraId="0F048B01" w14:textId="2471FC0B" w:rsidR="00DA1701" w:rsidRDefault="00D27831" w:rsidP="00626CCC">
      <w:pPr>
        <w:pStyle w:val="Descripcin"/>
      </w:pPr>
      <w:ins w:id="65" w:author="Usuario de Microsoft Office" w:date="2016-10-24T13:56:00Z">
        <w:r>
          <w:t>Leyenda_28</w:t>
        </w:r>
      </w:ins>
      <w:r w:rsidR="001A4437">
        <w:t xml:space="preserve"> </w:t>
      </w:r>
      <w:r w:rsidR="0091055A">
        <w:t>[Galería de fotos 9</w:t>
      </w:r>
      <w:r w:rsidR="00770D8E">
        <w:t>: fotos de la representación teatral]</w:t>
      </w:r>
    </w:p>
    <w:p w14:paraId="0468F21B" w14:textId="5F974250" w:rsidR="00610307" w:rsidRDefault="00C032BA" w:rsidP="00610307">
      <w:r>
        <w:t>E</w:t>
      </w:r>
      <w:r w:rsidR="001C11DC">
        <w:t>l</w:t>
      </w:r>
      <w:r w:rsidR="00B82857">
        <w:t xml:space="preserve"> Concello</w:t>
      </w:r>
      <w:r w:rsidR="00626CCC">
        <w:t xml:space="preserve"> de</w:t>
      </w:r>
      <w:r w:rsidR="00B82857">
        <w:t xml:space="preserve"> </w:t>
      </w:r>
      <w:proofErr w:type="spellStart"/>
      <w:r w:rsidR="00B82857">
        <w:t>Catoira</w:t>
      </w:r>
      <w:proofErr w:type="spellEnd"/>
      <w:r w:rsidR="00B82857">
        <w:t xml:space="preserve"> </w:t>
      </w:r>
      <w:r w:rsidR="00626CCC">
        <w:t>promueve</w:t>
      </w:r>
      <w:r w:rsidR="00B82857">
        <w:t xml:space="preserve"> a través de distintos actos (exposiciones, celebraciones, intercambios, acciones promocionales…), la dimensión internacional de la fiesta, alcanzando un prestigio </w:t>
      </w:r>
      <w:r w:rsidR="001C11DC">
        <w:t>que la distingue, hoy en día, dentro del calendario anual de fiestas de la comunidad y del país.</w:t>
      </w:r>
    </w:p>
    <w:p w14:paraId="0AA5E75D" w14:textId="3AE9B425" w:rsidR="00626CCC" w:rsidRDefault="00382C6D" w:rsidP="00626CCC">
      <w:r w:rsidRPr="00382C6D">
        <w:t xml:space="preserve">Dentro de esta proyección internacional, merece especial mención la inclusión de </w:t>
      </w:r>
      <w:proofErr w:type="spellStart"/>
      <w:r w:rsidRPr="00382C6D">
        <w:t>Catoira</w:t>
      </w:r>
      <w:proofErr w:type="spellEnd"/>
      <w:r w:rsidRPr="00382C6D">
        <w:t xml:space="preserve"> en el</w:t>
      </w:r>
      <w:r>
        <w:rPr>
          <w:rFonts w:ascii="Tahoma" w:hAnsi="Tahoma" w:cs="Tahoma"/>
          <w:color w:val="262626"/>
          <w:sz w:val="26"/>
          <w:szCs w:val="26"/>
        </w:rPr>
        <w:t xml:space="preserve"> </w:t>
      </w:r>
      <w:r w:rsidR="00985741">
        <w:rPr>
          <w:b/>
        </w:rPr>
        <w:t>I</w:t>
      </w:r>
      <w:r w:rsidR="00985741" w:rsidRPr="002D1A92">
        <w:rPr>
          <w:b/>
        </w:rPr>
        <w:t xml:space="preserve">tinerario </w:t>
      </w:r>
      <w:r w:rsidR="00985741">
        <w:rPr>
          <w:b/>
        </w:rPr>
        <w:t>C</w:t>
      </w:r>
      <w:r w:rsidR="00985741" w:rsidRPr="002D1A92">
        <w:rPr>
          <w:b/>
        </w:rPr>
        <w:t xml:space="preserve">ultural </w:t>
      </w:r>
      <w:r w:rsidR="00985741">
        <w:rPr>
          <w:b/>
        </w:rPr>
        <w:t>E</w:t>
      </w:r>
      <w:r w:rsidR="00985741" w:rsidRPr="002D1A92">
        <w:rPr>
          <w:b/>
        </w:rPr>
        <w:t xml:space="preserve">uropeo de </w:t>
      </w:r>
      <w:r w:rsidR="00985741">
        <w:rPr>
          <w:b/>
        </w:rPr>
        <w:t>V</w:t>
      </w:r>
      <w:r w:rsidR="00985741" w:rsidRPr="002D1A92">
        <w:rPr>
          <w:b/>
        </w:rPr>
        <w:t xml:space="preserve">ikingos y </w:t>
      </w:r>
      <w:r w:rsidR="00985741">
        <w:rPr>
          <w:b/>
        </w:rPr>
        <w:t>N</w:t>
      </w:r>
      <w:r w:rsidR="00985741" w:rsidRPr="002D1A92">
        <w:rPr>
          <w:b/>
        </w:rPr>
        <w:t xml:space="preserve">ormandos del </w:t>
      </w:r>
      <w:r w:rsidR="00985741">
        <w:rPr>
          <w:b/>
        </w:rPr>
        <w:t>C</w:t>
      </w:r>
      <w:r w:rsidR="00985741" w:rsidRPr="002D1A92">
        <w:rPr>
          <w:b/>
        </w:rPr>
        <w:t xml:space="preserve">onsejo de </w:t>
      </w:r>
      <w:r w:rsidR="00985741">
        <w:rPr>
          <w:b/>
        </w:rPr>
        <w:t>E</w:t>
      </w:r>
      <w:r w:rsidR="00985741" w:rsidRPr="002D1A92">
        <w:rPr>
          <w:b/>
        </w:rPr>
        <w:t>uropa</w:t>
      </w:r>
      <w:r w:rsidR="00626CCC">
        <w:rPr>
          <w:b/>
        </w:rPr>
        <w:t xml:space="preserve">. </w:t>
      </w:r>
      <w:r w:rsidR="00626CCC">
        <w:t>Esta iniciativa pretende invitar a los europeos a descubrir la riqueza plural de su continente por rutas alternativas en las que, más allá del objetivo turístico, se persiguen la cohesión social, el respeto al medio ambiente y el crecimiento económico sostenible</w:t>
      </w:r>
      <w:r>
        <w:t>,</w:t>
      </w:r>
      <w:r w:rsidR="00626CCC">
        <w:t xml:space="preserve"> a través de una integración adecuada de los patrimonios cultural y natural.</w:t>
      </w:r>
    </w:p>
    <w:p w14:paraId="52D159D6" w14:textId="75F6FC58" w:rsidR="00C82278" w:rsidRPr="00626CCC" w:rsidRDefault="00626CCC" w:rsidP="00626CCC">
      <w:pPr>
        <w:pStyle w:val="Ttulo4"/>
      </w:pPr>
      <w:r w:rsidRPr="00E71DF5">
        <w:t>Saber más..</w:t>
      </w:r>
    </w:p>
    <w:p w14:paraId="0D88B7C2" w14:textId="77777777" w:rsidR="00392900" w:rsidRDefault="00392900" w:rsidP="00392900">
      <w:r>
        <w:t xml:space="preserve">La iniciativa de los Itinerarios Culturales del Consejo de Europa pretende crear un vínculo entre los ciudadanos de Europa y el patrimonio cultural. Son rutas entre lugares de particular interés, que en ocasiones son vías históricas, que reflejan la diversidad cultural del continente europeo. </w:t>
      </w:r>
    </w:p>
    <w:p w14:paraId="489550B5" w14:textId="77777777" w:rsidR="00392900" w:rsidRDefault="00392900" w:rsidP="00392900">
      <w:r>
        <w:t xml:space="preserve">En la actualidad existen 27 Itinerarios Culturales avalados por el Consejo de Europa. El </w:t>
      </w:r>
      <w:r w:rsidRPr="002C0B7F">
        <w:rPr>
          <w:b/>
        </w:rPr>
        <w:t>Itinerario Cultural Europeo de Vikingos y Normandos</w:t>
      </w:r>
      <w:r>
        <w:t xml:space="preserve"> fue el segundo en crearse (1993), después del Camino de Santiago, y desde el año 2004 ostenta la distinción de Gran Itinerario Cultural.</w:t>
      </w:r>
    </w:p>
    <w:p w14:paraId="23460A6B" w14:textId="77777777" w:rsidR="00392900" w:rsidRDefault="00392900" w:rsidP="00392900">
      <w:r>
        <w:t xml:space="preserve">Los miembros de este Itinerario proceden de diversos países de Europa y otros continentes: Alemania, Bélgica, Bielorrusia, Canadá, Dinamarca, España, Estonia, Finlandia, Francia, Grecia, Irlanda, Islandia, Letonia, Lituania, Noruega, Países Bajos, Polonia, Reino Unido, Rusia, Suecia, Turquía, Ucrania y Portugal. El Ayuntamiento de </w:t>
      </w:r>
      <w:proofErr w:type="spellStart"/>
      <w:r>
        <w:t>Catoira</w:t>
      </w:r>
      <w:proofErr w:type="spellEnd"/>
      <w:r>
        <w:t xml:space="preserve"> fue la primera entidad de España en sumarse a este itinerario y participar en este proyecto.</w:t>
      </w:r>
    </w:p>
    <w:p w14:paraId="510A7C78" w14:textId="77777777" w:rsidR="00392900" w:rsidRDefault="00392900" w:rsidP="00392900">
      <w:r>
        <w:t>Entre los siglos IX y XI, los vikingos, grandes navegantes y constructores de navíos, exploraron, guerrearon y comerciaron desde Escandinavia en todas las costas europeas del Báltico, el Atlántico, el Mar Negro y el Mediterráneo, y se adentraron en el continente a través de los  ríos europeos. Tras de sí dejaron un valiosísimo patrimonio material e inmaterial.</w:t>
      </w:r>
    </w:p>
    <w:p w14:paraId="6B51B9C9" w14:textId="487397BE" w:rsidR="00392900" w:rsidRDefault="00392900" w:rsidP="00392900">
      <w:r>
        <w:t xml:space="preserve">Desde la isla de Shetland, la asociación </w:t>
      </w:r>
      <w:proofErr w:type="spellStart"/>
      <w:r w:rsidRPr="00E71DF5">
        <w:rPr>
          <w:b/>
        </w:rPr>
        <w:t>Destination</w:t>
      </w:r>
      <w:proofErr w:type="spellEnd"/>
      <w:r w:rsidRPr="00E71DF5">
        <w:rPr>
          <w:b/>
        </w:rPr>
        <w:t xml:space="preserve"> </w:t>
      </w:r>
      <w:proofErr w:type="spellStart"/>
      <w:r w:rsidRPr="00E71DF5">
        <w:rPr>
          <w:b/>
        </w:rPr>
        <w:t>Viking</w:t>
      </w:r>
      <w:proofErr w:type="spellEnd"/>
      <w:r>
        <w:t xml:space="preserve"> mantiene vivo el legado de este pueblo gestionando este Itinerario, compuesto por más de cincuenta sitios y diversas rutas. </w:t>
      </w:r>
      <w:r>
        <w:lastRenderedPageBreak/>
        <w:t>Más que un itinerario concreto, aquí se ofrece al viajero un sinnúmero de posibilidades para descubrir el ingente aporte de la cultura vikinga a la identidad europea.</w:t>
      </w:r>
    </w:p>
    <w:p w14:paraId="5B4E343A" w14:textId="26AD0DC7" w:rsidR="007873B6" w:rsidRDefault="00CC745E" w:rsidP="005E44F6">
      <w:pPr>
        <w:rPr>
          <w:rStyle w:val="Hipervnculo"/>
        </w:rPr>
      </w:pPr>
      <w:hyperlink r:id="rId15" w:history="1">
        <w:r w:rsidR="00392900" w:rsidRPr="00916CC0">
          <w:rPr>
            <w:rStyle w:val="Hipervnculo"/>
          </w:rPr>
          <w:t>www.destinationviking.com</w:t>
        </w:r>
      </w:hyperlink>
    </w:p>
    <w:p w14:paraId="3D83C718" w14:textId="22397F09" w:rsidR="00D71C52" w:rsidRPr="00626CCC" w:rsidRDefault="00D71C52" w:rsidP="005E44F6">
      <w:pPr>
        <w:rPr>
          <w:b/>
        </w:rPr>
      </w:pPr>
      <w:r>
        <w:rPr>
          <w:b/>
          <w:noProof/>
          <w:lang w:val="es-ES_tradnl" w:eastAsia="es-ES_tradnl"/>
        </w:rPr>
        <w:drawing>
          <wp:inline distT="0" distB="0" distL="0" distR="0" wp14:anchorId="12CB3BF6" wp14:editId="19A06C20">
            <wp:extent cx="933981" cy="737278"/>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ination_Viking_logo_300dpi +COE.jpg"/>
                    <pic:cNvPicPr/>
                  </pic:nvPicPr>
                  <pic:blipFill>
                    <a:blip r:embed="rId16">
                      <a:extLst>
                        <a:ext uri="{28A0092B-C50C-407E-A947-70E740481C1C}">
                          <a14:useLocalDpi xmlns:a14="http://schemas.microsoft.com/office/drawing/2010/main" val="0"/>
                        </a:ext>
                      </a:extLst>
                    </a:blip>
                    <a:stretch>
                      <a:fillRect/>
                    </a:stretch>
                  </pic:blipFill>
                  <pic:spPr>
                    <a:xfrm>
                      <a:off x="0" y="0"/>
                      <a:ext cx="935022" cy="738100"/>
                    </a:xfrm>
                    <a:prstGeom prst="rect">
                      <a:avLst/>
                    </a:prstGeom>
                  </pic:spPr>
                </pic:pic>
              </a:graphicData>
            </a:graphic>
          </wp:inline>
        </w:drawing>
      </w:r>
    </w:p>
    <w:p w14:paraId="34E1725B" w14:textId="77777777" w:rsidR="00217BB7" w:rsidRDefault="00217BB7" w:rsidP="00E6618E">
      <w:pPr>
        <w:pStyle w:val="Ttulo1"/>
      </w:pPr>
      <w:r>
        <w:t>Como llegar</w:t>
      </w:r>
    </w:p>
    <w:p w14:paraId="7422F492" w14:textId="5D92332F" w:rsidR="00CF4B7F" w:rsidRPr="00CF4B7F" w:rsidRDefault="00CF4B7F" w:rsidP="00CF4B7F">
      <w:r>
        <w:t xml:space="preserve">Google </w:t>
      </w:r>
      <w:proofErr w:type="spellStart"/>
      <w:r>
        <w:t>Maps</w:t>
      </w:r>
      <w:proofErr w:type="spellEnd"/>
      <w:r>
        <w:t>.</w:t>
      </w:r>
    </w:p>
    <w:p w14:paraId="2F0DBE11" w14:textId="77777777" w:rsidR="00CF4B7F" w:rsidRDefault="00217BB7" w:rsidP="00E6618E">
      <w:pPr>
        <w:pStyle w:val="Ttulo1"/>
      </w:pPr>
      <w:r>
        <w:t>Otros sitios de interés</w:t>
      </w:r>
    </w:p>
    <w:p w14:paraId="41EAD08F" w14:textId="3A3D6FEF" w:rsidR="00F86C72" w:rsidRDefault="00F86C72" w:rsidP="00F86C72">
      <w:r>
        <w:t xml:space="preserve">El municipio de </w:t>
      </w:r>
      <w:proofErr w:type="spellStart"/>
      <w:r>
        <w:t>Catoira</w:t>
      </w:r>
      <w:proofErr w:type="spellEnd"/>
      <w:r>
        <w:t xml:space="preserve"> posee fuertes atractivos para el turismo ecológico y cultural, así como un magnífico p</w:t>
      </w:r>
      <w:r w:rsidR="00FB1ECE">
        <w:t>atrimonio etnográfico inmueble.</w:t>
      </w:r>
    </w:p>
    <w:p w14:paraId="524BB8B3" w14:textId="4CA0B4D7" w:rsidR="00FB1ECE" w:rsidRDefault="00FB1ECE" w:rsidP="00FB1ECE">
      <w:pPr>
        <w:pStyle w:val="Ttulo4"/>
      </w:pPr>
      <w:r>
        <w:t>Petroglifos</w:t>
      </w:r>
    </w:p>
    <w:p w14:paraId="2A81B244" w14:textId="6F0DF1A6" w:rsidR="00FB1ECE" w:rsidRDefault="004174C2" w:rsidP="00FB1ECE">
      <w:r>
        <w:t>Son numerosos los grab</w:t>
      </w:r>
      <w:r w:rsidR="00FB1ECE">
        <w:t>ados prehistóricos de la Edad del Bronce</w:t>
      </w:r>
      <w:r>
        <w:t>.</w:t>
      </w:r>
      <w:r w:rsidR="00116414">
        <w:t xml:space="preserve"> Destacan</w:t>
      </w:r>
      <w:r w:rsidR="00FB1ECE">
        <w:t xml:space="preserve"> los círculos concéntricos y círculos simples localizados</w:t>
      </w:r>
      <w:r>
        <w:t xml:space="preserve"> cerca del campo de fútbol,</w:t>
      </w:r>
      <w:r w:rsidR="00116414">
        <w:t xml:space="preserve"> en la parroquia de Oeste,</w:t>
      </w:r>
      <w:r w:rsidR="00DB2DF4">
        <w:t xml:space="preserve"> los de </w:t>
      </w:r>
      <w:proofErr w:type="spellStart"/>
      <w:r w:rsidR="00DB2DF4">
        <w:t>Co</w:t>
      </w:r>
      <w:r w:rsidR="00C3055A">
        <w:t>axe</w:t>
      </w:r>
      <w:proofErr w:type="spellEnd"/>
      <w:r w:rsidR="00C3055A">
        <w:t xml:space="preserve"> en la parroquia</w:t>
      </w:r>
      <w:r w:rsidR="00DB2DF4">
        <w:t xml:space="preserve"> de Dimo, </w:t>
      </w:r>
      <w:r>
        <w:t xml:space="preserve">los de </w:t>
      </w:r>
      <w:r w:rsidRPr="004174C2">
        <w:rPr>
          <w:i/>
        </w:rPr>
        <w:t xml:space="preserve">Agro de </w:t>
      </w:r>
      <w:proofErr w:type="spellStart"/>
      <w:r w:rsidRPr="004174C2">
        <w:rPr>
          <w:i/>
        </w:rPr>
        <w:t>Taleiriña</w:t>
      </w:r>
      <w:proofErr w:type="spellEnd"/>
      <w:r>
        <w:t xml:space="preserve"> en la parroquia de </w:t>
      </w:r>
      <w:proofErr w:type="spellStart"/>
      <w:r>
        <w:t>Catoira</w:t>
      </w:r>
      <w:proofErr w:type="spellEnd"/>
      <w:r>
        <w:t xml:space="preserve">, </w:t>
      </w:r>
      <w:r w:rsidR="00FB1ECE">
        <w:t xml:space="preserve">o los de </w:t>
      </w:r>
      <w:r w:rsidR="00FB1ECE" w:rsidRPr="00FB1ECE">
        <w:rPr>
          <w:i/>
        </w:rPr>
        <w:t xml:space="preserve">Laxe das </w:t>
      </w:r>
      <w:proofErr w:type="spellStart"/>
      <w:r w:rsidR="00FB1ECE" w:rsidRPr="00FB1ECE">
        <w:rPr>
          <w:i/>
        </w:rPr>
        <w:t>Tixolas</w:t>
      </w:r>
      <w:proofErr w:type="spellEnd"/>
      <w:r w:rsidR="00275C59">
        <w:t>, en la parroquia de A</w:t>
      </w:r>
      <w:r w:rsidR="00FB1ECE">
        <w:t>balo, con más de veinte combinaciones circulares, una cruz y un epígrafe.</w:t>
      </w:r>
    </w:p>
    <w:p w14:paraId="12792B61" w14:textId="4F02E729" w:rsidR="00E26363" w:rsidRPr="00FB1ECE" w:rsidRDefault="00D27831" w:rsidP="00E26363">
      <w:pPr>
        <w:pStyle w:val="Descripcin"/>
      </w:pPr>
      <w:ins w:id="66" w:author="Usuario de Microsoft Office" w:date="2016-10-24T14:02:00Z">
        <w:r>
          <w:t>Leyenda_29</w:t>
        </w:r>
      </w:ins>
      <w:r w:rsidR="00E26363">
        <w:t xml:space="preserve">[Galería de fotos 9B. Petroglifos de </w:t>
      </w:r>
      <w:proofErr w:type="spellStart"/>
      <w:r w:rsidR="00E26363">
        <w:t>Coaxe</w:t>
      </w:r>
      <w:proofErr w:type="spellEnd"/>
      <w:r w:rsidR="00E26363">
        <w:t>]</w:t>
      </w:r>
    </w:p>
    <w:p w14:paraId="09FE3FD8" w14:textId="79E3E881" w:rsidR="00124910" w:rsidRDefault="00124910" w:rsidP="00124910">
      <w:pPr>
        <w:pStyle w:val="Ttulo4"/>
      </w:pPr>
      <w:r>
        <w:t>Molinos tradicionales</w:t>
      </w:r>
    </w:p>
    <w:p w14:paraId="309C3582" w14:textId="770ACA30" w:rsidR="00124910" w:rsidRDefault="00124910" w:rsidP="00F86C72">
      <w:proofErr w:type="spellStart"/>
      <w:r>
        <w:t>Catoira</w:t>
      </w:r>
      <w:proofErr w:type="spellEnd"/>
      <w:r>
        <w:t xml:space="preserve"> es el único municipio de Galicia que posee ejemplos de los tres tipos de molinos tradicionales:</w:t>
      </w:r>
    </w:p>
    <w:p w14:paraId="67EBCB9D" w14:textId="7EB37041" w:rsidR="00124910" w:rsidRDefault="00124910" w:rsidP="00124910">
      <w:pPr>
        <w:pStyle w:val="Prrafodelista"/>
        <w:numPr>
          <w:ilvl w:val="0"/>
          <w:numId w:val="3"/>
        </w:numPr>
      </w:pPr>
      <w:r w:rsidRPr="00124910">
        <w:rPr>
          <w:b/>
        </w:rPr>
        <w:t>Molinos de viento</w:t>
      </w:r>
      <w:r>
        <w:t xml:space="preserve">: emplazados en un lugar de gran belleza </w:t>
      </w:r>
      <w:proofErr w:type="spellStart"/>
      <w:r>
        <w:t>paisajísitica</w:t>
      </w:r>
      <w:proofErr w:type="spellEnd"/>
      <w:r>
        <w:t>.</w:t>
      </w:r>
    </w:p>
    <w:p w14:paraId="4A321744" w14:textId="13E92206" w:rsidR="00124910" w:rsidRDefault="00124910" w:rsidP="00124910">
      <w:pPr>
        <w:pStyle w:val="Prrafodelista"/>
        <w:numPr>
          <w:ilvl w:val="0"/>
          <w:numId w:val="3"/>
        </w:numPr>
      </w:pPr>
      <w:r w:rsidRPr="00124910">
        <w:rPr>
          <w:b/>
        </w:rPr>
        <w:t>Molinos de mareas</w:t>
      </w:r>
      <w:r>
        <w:t xml:space="preserve">: en la desembocadura del río </w:t>
      </w:r>
      <w:proofErr w:type="spellStart"/>
      <w:r>
        <w:t>Catoira</w:t>
      </w:r>
      <w:proofErr w:type="spellEnd"/>
      <w:r>
        <w:t xml:space="preserve"> y al que puedes acceder a través de un sendero que se comunica desde el paseo fluvial. Es conocido como </w:t>
      </w:r>
      <w:r w:rsidRPr="00124910">
        <w:rPr>
          <w:i/>
        </w:rPr>
        <w:t>Molino del Cura</w:t>
      </w:r>
      <w:r>
        <w:t xml:space="preserve"> o </w:t>
      </w:r>
      <w:r w:rsidRPr="00124910">
        <w:rPr>
          <w:i/>
        </w:rPr>
        <w:t>Molino de Machón</w:t>
      </w:r>
      <w:r>
        <w:t>.</w:t>
      </w:r>
    </w:p>
    <w:p w14:paraId="71CB0782" w14:textId="03A0112F" w:rsidR="00124910" w:rsidRDefault="00124910" w:rsidP="00124910">
      <w:pPr>
        <w:pStyle w:val="Prrafodelista"/>
        <w:numPr>
          <w:ilvl w:val="0"/>
          <w:numId w:val="3"/>
        </w:numPr>
      </w:pPr>
      <w:r>
        <w:rPr>
          <w:b/>
        </w:rPr>
        <w:t>Molinos de agua</w:t>
      </w:r>
      <w:r w:rsidRPr="00124910">
        <w:t>:</w:t>
      </w:r>
      <w:r>
        <w:t xml:space="preserve"> con más de 45 ejemplos a lo largo del río </w:t>
      </w:r>
      <w:proofErr w:type="spellStart"/>
      <w:r>
        <w:t>Catoira</w:t>
      </w:r>
      <w:proofErr w:type="spellEnd"/>
      <w:r>
        <w:t xml:space="preserve"> y con diversas áreas recreativas a ambas márgenes del río.</w:t>
      </w:r>
    </w:p>
    <w:p w14:paraId="2EBFDF57" w14:textId="14548AD9" w:rsidR="00124910" w:rsidRDefault="00D27831" w:rsidP="00124910">
      <w:pPr>
        <w:pStyle w:val="Descripcin"/>
      </w:pPr>
      <w:ins w:id="67" w:author="Usuario de Microsoft Office" w:date="2016-10-24T14:03:00Z">
        <w:r>
          <w:t>Leyenda_30</w:t>
        </w:r>
      </w:ins>
      <w:r w:rsidR="00124910">
        <w:t>[</w:t>
      </w:r>
      <w:r w:rsidR="00E14EAB">
        <w:t>Galería de fotos 10</w:t>
      </w:r>
      <w:r w:rsidR="00A8076B">
        <w:t>: molinos</w:t>
      </w:r>
      <w:r w:rsidR="00124910">
        <w:t>]</w:t>
      </w:r>
    </w:p>
    <w:p w14:paraId="5792EC4D" w14:textId="208F1D31" w:rsidR="00124910" w:rsidRDefault="00124910" w:rsidP="00124910">
      <w:pPr>
        <w:pStyle w:val="Ttulo4"/>
      </w:pPr>
      <w:r>
        <w:t>Rutas de senderismo</w:t>
      </w:r>
      <w:r w:rsidR="00A8076B">
        <w:t xml:space="preserve"> y paseo fluvial</w:t>
      </w:r>
    </w:p>
    <w:p w14:paraId="097E0505" w14:textId="77777777" w:rsidR="00A8076B" w:rsidRDefault="00291396" w:rsidP="00124910">
      <w:r>
        <w:t>Especial interés tienen las rutas que se pueden hacer recorriendo tanto el río Ulla como sus afluen</w:t>
      </w:r>
      <w:r w:rsidR="00A8076B">
        <w:t xml:space="preserve">tes, el </w:t>
      </w:r>
      <w:proofErr w:type="spellStart"/>
      <w:r w:rsidR="00A8076B">
        <w:t>Catoira</w:t>
      </w:r>
      <w:proofErr w:type="spellEnd"/>
      <w:r w:rsidR="00A8076B">
        <w:t xml:space="preserve"> y el San </w:t>
      </w:r>
      <w:proofErr w:type="spellStart"/>
      <w:r w:rsidR="00A8076B">
        <w:t>Cibrán</w:t>
      </w:r>
      <w:proofErr w:type="spellEnd"/>
      <w:r w:rsidR="00A8076B">
        <w:t>.</w:t>
      </w:r>
      <w:r>
        <w:t xml:space="preserve"> </w:t>
      </w:r>
    </w:p>
    <w:p w14:paraId="375B8F0E" w14:textId="3B3DDDC3" w:rsidR="00124910" w:rsidRDefault="00A8076B" w:rsidP="00124910">
      <w:r>
        <w:t xml:space="preserve">Por los ríos </w:t>
      </w:r>
      <w:proofErr w:type="spellStart"/>
      <w:r w:rsidRPr="00FB1ECE">
        <w:rPr>
          <w:b/>
        </w:rPr>
        <w:t>Catoira</w:t>
      </w:r>
      <w:proofErr w:type="spellEnd"/>
      <w:r>
        <w:t xml:space="preserve"> y </w:t>
      </w:r>
      <w:r w:rsidRPr="00FB1ECE">
        <w:rPr>
          <w:b/>
        </w:rPr>
        <w:t xml:space="preserve">San </w:t>
      </w:r>
      <w:proofErr w:type="spellStart"/>
      <w:r w:rsidRPr="00FB1ECE">
        <w:rPr>
          <w:b/>
        </w:rPr>
        <w:t>Cibrán</w:t>
      </w:r>
      <w:proofErr w:type="spellEnd"/>
      <w:r w:rsidR="00FB1ECE">
        <w:t xml:space="preserve"> </w:t>
      </w:r>
      <w:r>
        <w:t>discurre una senda de más de 11 kilómetros</w:t>
      </w:r>
      <w:r w:rsidR="00291396">
        <w:t xml:space="preserve"> de recorrido por el que puedes llegar a Torres de Oeste. Atraviesa tanto bosque de pino y eucalipto como </w:t>
      </w:r>
      <w:r w:rsidR="00291396">
        <w:lastRenderedPageBreak/>
        <w:t>tramos de bosque de ribera, con sauces, a</w:t>
      </w:r>
      <w:r w:rsidR="00F3742C">
        <w:t>lisos</w:t>
      </w:r>
      <w:r w:rsidR="00291396">
        <w:t xml:space="preserve"> y robles, acompañados de una gran variedad de fauna, en el que se pueden observar jinetas, nutrias, jabalíes, ardillas, cuervos, garzas…</w:t>
      </w:r>
    </w:p>
    <w:p w14:paraId="3B3AD4B3" w14:textId="32B11EEE" w:rsidR="00A8076B" w:rsidRDefault="00A8076B" w:rsidP="00124910">
      <w:r>
        <w:t xml:space="preserve">El </w:t>
      </w:r>
      <w:r w:rsidRPr="00FB1ECE">
        <w:rPr>
          <w:b/>
        </w:rPr>
        <w:t>paseo fluvial del Ulla</w:t>
      </w:r>
      <w:r>
        <w:t xml:space="preserve"> que discurre paralela al río, permite gozar de la belleza de uno de los paisajes más impresionantes de </w:t>
      </w:r>
      <w:proofErr w:type="spellStart"/>
      <w:r>
        <w:t>Catoira</w:t>
      </w:r>
      <w:proofErr w:type="spellEnd"/>
      <w:r>
        <w:t xml:space="preserve">, tiene un recorrido de 3 kilómetros que también llega a Torres de Oeste. </w:t>
      </w:r>
    </w:p>
    <w:p w14:paraId="2A400467" w14:textId="3F29CC2F" w:rsidR="00A8076B" w:rsidRDefault="00357710" w:rsidP="00A8076B">
      <w:pPr>
        <w:pStyle w:val="Descripcin"/>
      </w:pPr>
      <w:ins w:id="68" w:author="Usuario de Microsoft Office" w:date="2016-10-24T16:05:00Z">
        <w:r>
          <w:t>Leyenda_31</w:t>
        </w:r>
      </w:ins>
      <w:r w:rsidR="00A8076B">
        <w:t>[</w:t>
      </w:r>
      <w:r w:rsidR="002F116E">
        <w:t>Galería de fotos 11</w:t>
      </w:r>
      <w:r w:rsidR="0091055A">
        <w:t>:</w:t>
      </w:r>
      <w:r w:rsidR="00A8076B">
        <w:t xml:space="preserve"> río y áreas de recreo]</w:t>
      </w:r>
    </w:p>
    <w:p w14:paraId="3885BA3F" w14:textId="5A453080" w:rsidR="00A8076B" w:rsidRDefault="00A8076B" w:rsidP="00A8076B">
      <w:pPr>
        <w:pStyle w:val="Ttulo4"/>
      </w:pPr>
      <w:r>
        <w:t xml:space="preserve">La Laguna de </w:t>
      </w:r>
      <w:proofErr w:type="spellStart"/>
      <w:r>
        <w:t>Pedras</w:t>
      </w:r>
      <w:proofErr w:type="spellEnd"/>
      <w:r>
        <w:t xml:space="preserve"> </w:t>
      </w:r>
      <w:proofErr w:type="spellStart"/>
      <w:r>
        <w:t>Miudas</w:t>
      </w:r>
      <w:proofErr w:type="spellEnd"/>
    </w:p>
    <w:p w14:paraId="2194887F" w14:textId="5AD5C315" w:rsidR="00A8076B" w:rsidRDefault="00A8076B" w:rsidP="00A8076B">
      <w:r>
        <w:t>Formada sobre la cuenca vacía de una antigua cantera,</w:t>
      </w:r>
      <w:r w:rsidR="00F3742C">
        <w:t xml:space="preserve"> se convierte</w:t>
      </w:r>
      <w:r>
        <w:t xml:space="preserve"> en un excelente ejemplo de regeneración de la naturaleza.</w:t>
      </w:r>
    </w:p>
    <w:p w14:paraId="0F61C2CB" w14:textId="1C493773" w:rsidR="00FB1ECE" w:rsidRDefault="00357710" w:rsidP="00FB1ECE">
      <w:pPr>
        <w:pStyle w:val="Descripcin"/>
      </w:pPr>
      <w:ins w:id="69" w:author="Usuario de Microsoft Office" w:date="2016-10-24T16:06:00Z">
        <w:r>
          <w:t>Leyenda_32</w:t>
        </w:r>
      </w:ins>
      <w:r w:rsidR="00FB1ECE">
        <w:t>[</w:t>
      </w:r>
      <w:r w:rsidR="002F116E">
        <w:t>Foto 9</w:t>
      </w:r>
      <w:r w:rsidR="00FB1ECE">
        <w:t xml:space="preserve">: </w:t>
      </w:r>
      <w:r w:rsidR="002F116E">
        <w:t>L</w:t>
      </w:r>
      <w:r w:rsidR="00FB1ECE">
        <w:t>aguna]</w:t>
      </w:r>
    </w:p>
    <w:p w14:paraId="44DD6522" w14:textId="77777777" w:rsidR="00E26363" w:rsidRDefault="00E26363" w:rsidP="00E26363"/>
    <w:p w14:paraId="7C7D9EC4" w14:textId="01824E19" w:rsidR="00E26363" w:rsidRPr="00E26363" w:rsidRDefault="00357710" w:rsidP="00E26363">
      <w:pPr>
        <w:pStyle w:val="Descripcin"/>
      </w:pPr>
      <w:ins w:id="70" w:author="Usuario de Microsoft Office" w:date="2016-10-24T16:06:00Z">
        <w:r>
          <w:t>Leyenda_33</w:t>
        </w:r>
      </w:ins>
      <w:r w:rsidR="00E26363">
        <w:t>[</w:t>
      </w:r>
      <w:r w:rsidR="00D15433">
        <w:t>Mapa 3: Localización de los principales recursos del</w:t>
      </w:r>
      <w:r w:rsidR="00E26363">
        <w:t xml:space="preserve"> municipio]</w:t>
      </w:r>
    </w:p>
    <w:p w14:paraId="4F46548B" w14:textId="77777777" w:rsidR="00CF4B7F" w:rsidRDefault="00CF4B7F" w:rsidP="008729FD">
      <w:pPr>
        <w:pStyle w:val="Ttulo3"/>
      </w:pPr>
      <w:r w:rsidRPr="002C0826">
        <w:t>Hostelería</w:t>
      </w:r>
    </w:p>
    <w:p w14:paraId="58263D6C" w14:textId="77777777" w:rsidR="00CF4B7F" w:rsidRDefault="00CF4B7F" w:rsidP="00CF4B7F">
      <w:pPr>
        <w:pStyle w:val="Ttulo4"/>
      </w:pPr>
      <w:r>
        <w:t>Alojamientos</w:t>
      </w:r>
    </w:p>
    <w:p w14:paraId="4E0F4BC6" w14:textId="77777777" w:rsidR="00CF4B7F" w:rsidRPr="00F01E48" w:rsidRDefault="00CF4B7F" w:rsidP="00CF4B7F">
      <w:pPr>
        <w:rPr>
          <w:b/>
          <w:i/>
        </w:rPr>
      </w:pPr>
      <w:r w:rsidRPr="00F01E48">
        <w:rPr>
          <w:b/>
          <w:i/>
        </w:rPr>
        <w:t xml:space="preserve">A </w:t>
      </w:r>
      <w:proofErr w:type="spellStart"/>
      <w:r w:rsidRPr="00F01E48">
        <w:rPr>
          <w:b/>
          <w:i/>
        </w:rPr>
        <w:t>Laxareta</w:t>
      </w:r>
      <w:proofErr w:type="spellEnd"/>
    </w:p>
    <w:p w14:paraId="3BDAC837" w14:textId="77777777" w:rsidR="00CF4B7F" w:rsidRDefault="00CF4B7F" w:rsidP="00CF4B7F">
      <w:r>
        <w:t>Casa de turismo rural.</w:t>
      </w:r>
    </w:p>
    <w:p w14:paraId="533FC54A" w14:textId="77777777" w:rsidR="00CF4B7F" w:rsidRDefault="00CF4B7F" w:rsidP="00CF4B7F">
      <w:proofErr w:type="spellStart"/>
      <w:r>
        <w:t>Camiño</w:t>
      </w:r>
      <w:proofErr w:type="spellEnd"/>
      <w:r>
        <w:t xml:space="preserve"> do Cruceiro </w:t>
      </w:r>
      <w:proofErr w:type="spellStart"/>
      <w:r>
        <w:t>ao</w:t>
      </w:r>
      <w:proofErr w:type="spellEnd"/>
      <w:r>
        <w:t xml:space="preserve"> </w:t>
      </w:r>
      <w:proofErr w:type="spellStart"/>
      <w:r>
        <w:t>Carballoso</w:t>
      </w:r>
      <w:proofErr w:type="spellEnd"/>
      <w:r>
        <w:t xml:space="preserve">. </w:t>
      </w:r>
      <w:proofErr w:type="spellStart"/>
      <w:r>
        <w:t>Coaxe</w:t>
      </w:r>
      <w:proofErr w:type="spellEnd"/>
      <w:r>
        <w:t>.</w:t>
      </w:r>
    </w:p>
    <w:p w14:paraId="50808385" w14:textId="77777777" w:rsidR="00CF4B7F" w:rsidRDefault="00CF4B7F" w:rsidP="00CF4B7F">
      <w:proofErr w:type="spellStart"/>
      <w:r>
        <w:t>Tlf</w:t>
      </w:r>
      <w:proofErr w:type="spellEnd"/>
      <w:r>
        <w:t>. 639134657</w:t>
      </w:r>
    </w:p>
    <w:p w14:paraId="6D4264C6" w14:textId="77777777" w:rsidR="00CF4B7F" w:rsidRDefault="00CC745E" w:rsidP="00CF4B7F">
      <w:hyperlink r:id="rId17" w:history="1">
        <w:r w:rsidR="00CF4B7F" w:rsidRPr="005D6246">
          <w:rPr>
            <w:rStyle w:val="Hipervnculo"/>
          </w:rPr>
          <w:t>www.laxareta.es</w:t>
        </w:r>
      </w:hyperlink>
    </w:p>
    <w:p w14:paraId="2720E981" w14:textId="77777777" w:rsidR="00CF4B7F" w:rsidRDefault="00CC745E" w:rsidP="00CF4B7F">
      <w:pPr>
        <w:spacing w:after="240"/>
      </w:pPr>
      <w:hyperlink r:id="rId18" w:history="1">
        <w:r w:rsidR="00CF4B7F" w:rsidRPr="005D6246">
          <w:rPr>
            <w:rStyle w:val="Hipervnculo"/>
          </w:rPr>
          <w:t>coaxerl@gmail.com</w:t>
        </w:r>
      </w:hyperlink>
    </w:p>
    <w:p w14:paraId="34AAD128" w14:textId="77777777" w:rsidR="00CF4B7F" w:rsidRPr="006B4CC0" w:rsidRDefault="00CF4B7F" w:rsidP="00CF4B7F">
      <w:pPr>
        <w:rPr>
          <w:b/>
        </w:rPr>
      </w:pPr>
      <w:r w:rsidRPr="006B4CC0">
        <w:rPr>
          <w:b/>
        </w:rPr>
        <w:t xml:space="preserve">Os </w:t>
      </w:r>
      <w:proofErr w:type="spellStart"/>
      <w:r w:rsidRPr="006B4CC0">
        <w:rPr>
          <w:b/>
        </w:rPr>
        <w:t>Migueliños</w:t>
      </w:r>
      <w:proofErr w:type="spellEnd"/>
    </w:p>
    <w:p w14:paraId="1826B676" w14:textId="77777777" w:rsidR="00CF4B7F" w:rsidRDefault="00CF4B7F" w:rsidP="00CF4B7F">
      <w:r>
        <w:t>Casa de turismo rural.</w:t>
      </w:r>
    </w:p>
    <w:p w14:paraId="203298EC" w14:textId="77777777" w:rsidR="00CF4B7F" w:rsidRDefault="00CF4B7F" w:rsidP="00CF4B7F">
      <w:r>
        <w:t>Barral nº 12</w:t>
      </w:r>
    </w:p>
    <w:p w14:paraId="50215739" w14:textId="77777777" w:rsidR="00CF4B7F" w:rsidRDefault="00CF4B7F" w:rsidP="00CF4B7F">
      <w:pPr>
        <w:spacing w:after="240"/>
      </w:pPr>
      <w:proofErr w:type="spellStart"/>
      <w:r>
        <w:t>Tlf</w:t>
      </w:r>
      <w:proofErr w:type="spellEnd"/>
      <w:r>
        <w:t>. 986546132/690669669</w:t>
      </w:r>
    </w:p>
    <w:p w14:paraId="2A1BF61B" w14:textId="77777777" w:rsidR="00CF4B7F" w:rsidRDefault="00CF4B7F" w:rsidP="00CF4B7F">
      <w:pPr>
        <w:rPr>
          <w:b/>
        </w:rPr>
      </w:pPr>
      <w:r w:rsidRPr="006B4CC0">
        <w:rPr>
          <w:b/>
        </w:rPr>
        <w:t>El Mirlo Blanco</w:t>
      </w:r>
    </w:p>
    <w:p w14:paraId="0DBD3FD4" w14:textId="77777777" w:rsidR="00CF4B7F" w:rsidRDefault="00CF4B7F" w:rsidP="00CF4B7F">
      <w:r>
        <w:t>Casa de turismo rural. Categoría A.</w:t>
      </w:r>
    </w:p>
    <w:p w14:paraId="30466F93" w14:textId="77777777" w:rsidR="00CF4B7F" w:rsidRDefault="00CF4B7F" w:rsidP="00CF4B7F">
      <w:proofErr w:type="spellStart"/>
      <w:r>
        <w:t>Devesa</w:t>
      </w:r>
      <w:proofErr w:type="spellEnd"/>
      <w:r>
        <w:t xml:space="preserve"> nº 22. Abalo.</w:t>
      </w:r>
    </w:p>
    <w:p w14:paraId="696B8700" w14:textId="6E18045F" w:rsidR="009D0169" w:rsidRDefault="00CC745E" w:rsidP="00CF4B7F">
      <w:hyperlink r:id="rId19" w:history="1">
        <w:r w:rsidR="009D0169" w:rsidRPr="00F71DE7">
          <w:rPr>
            <w:rStyle w:val="Hipervnculo"/>
          </w:rPr>
          <w:t>www.casagrandemirloblanco.es</w:t>
        </w:r>
      </w:hyperlink>
    </w:p>
    <w:p w14:paraId="19331FCA" w14:textId="401464CB" w:rsidR="00CF4B7F" w:rsidRDefault="009D0169" w:rsidP="00CF4B7F">
      <w:proofErr w:type="spellStart"/>
      <w:r>
        <w:t>Tlf</w:t>
      </w:r>
      <w:proofErr w:type="spellEnd"/>
      <w:r>
        <w:t>. 682359224/646164981</w:t>
      </w:r>
    </w:p>
    <w:p w14:paraId="47B62975" w14:textId="77777777" w:rsidR="00CF4B7F" w:rsidRDefault="00CF4B7F" w:rsidP="00CF4B7F">
      <w:pPr>
        <w:rPr>
          <w:b/>
        </w:rPr>
      </w:pPr>
      <w:r w:rsidRPr="006B4CC0">
        <w:rPr>
          <w:b/>
        </w:rPr>
        <w:t>Motel Abalo</w:t>
      </w:r>
    </w:p>
    <w:p w14:paraId="32613B95" w14:textId="77777777" w:rsidR="00CF4B7F" w:rsidRDefault="00CF4B7F" w:rsidP="00CF4B7F">
      <w:proofErr w:type="spellStart"/>
      <w:r w:rsidRPr="006B4CC0">
        <w:t>Cores</w:t>
      </w:r>
      <w:proofErr w:type="spellEnd"/>
      <w:r w:rsidRPr="006B4CC0">
        <w:t>-Abalo</w:t>
      </w:r>
      <w:r>
        <w:t xml:space="preserve"> (Abalo).</w:t>
      </w:r>
    </w:p>
    <w:p w14:paraId="573780F2" w14:textId="77777777" w:rsidR="00CF4B7F" w:rsidRDefault="00CF4B7F" w:rsidP="00CF4B7F">
      <w:proofErr w:type="spellStart"/>
      <w:r>
        <w:t>Tlf</w:t>
      </w:r>
      <w:proofErr w:type="spellEnd"/>
      <w:r>
        <w:t>. 986546900</w:t>
      </w:r>
    </w:p>
    <w:p w14:paraId="075A9823" w14:textId="77777777" w:rsidR="00CF4B7F" w:rsidRDefault="00CC745E" w:rsidP="00CF4B7F">
      <w:hyperlink r:id="rId20" w:history="1">
        <w:r w:rsidR="00CF4B7F" w:rsidRPr="005D6246">
          <w:rPr>
            <w:rStyle w:val="Hipervnculo"/>
          </w:rPr>
          <w:t>www.motelabalo.com</w:t>
        </w:r>
      </w:hyperlink>
    </w:p>
    <w:p w14:paraId="398B307C" w14:textId="77777777" w:rsidR="00CF4B7F" w:rsidRDefault="00CC745E" w:rsidP="00CF4B7F">
      <w:pPr>
        <w:spacing w:after="360"/>
      </w:pPr>
      <w:hyperlink r:id="rId21" w:history="1">
        <w:r w:rsidR="00CF4B7F" w:rsidRPr="005D6246">
          <w:rPr>
            <w:rStyle w:val="Hipervnculo"/>
          </w:rPr>
          <w:t>info@motelabalo.com</w:t>
        </w:r>
      </w:hyperlink>
    </w:p>
    <w:p w14:paraId="2BCFE09C" w14:textId="77777777" w:rsidR="00CF4B7F" w:rsidRDefault="00CF4B7F" w:rsidP="00CF4B7F">
      <w:pPr>
        <w:pStyle w:val="Ttulo4"/>
      </w:pPr>
      <w:r>
        <w:lastRenderedPageBreak/>
        <w:t>Restaurantes y casas de comidas</w:t>
      </w:r>
    </w:p>
    <w:p w14:paraId="60E89929" w14:textId="77777777" w:rsidR="00CF4B7F" w:rsidRPr="00640A58" w:rsidRDefault="00CF4B7F" w:rsidP="00CF4B7F">
      <w:pPr>
        <w:rPr>
          <w:b/>
        </w:rPr>
      </w:pPr>
      <w:r w:rsidRPr="00640A58">
        <w:rPr>
          <w:b/>
        </w:rPr>
        <w:t>Taberna Vikinga</w:t>
      </w:r>
    </w:p>
    <w:p w14:paraId="5648A797" w14:textId="77777777" w:rsidR="00CF4B7F" w:rsidRDefault="00CF4B7F" w:rsidP="00CF4B7F">
      <w:r>
        <w:t>Rúa do Concello nº 9</w:t>
      </w:r>
    </w:p>
    <w:p w14:paraId="3C5222B3" w14:textId="77777777" w:rsidR="00CF4B7F" w:rsidRDefault="00CF4B7F" w:rsidP="00CF4B7F">
      <w:pPr>
        <w:spacing w:after="240"/>
      </w:pPr>
      <w:proofErr w:type="spellStart"/>
      <w:r>
        <w:t>Tlf</w:t>
      </w:r>
      <w:proofErr w:type="spellEnd"/>
      <w:r>
        <w:t>. 986546105</w:t>
      </w:r>
    </w:p>
    <w:p w14:paraId="3609F483" w14:textId="77777777" w:rsidR="00CF4B7F" w:rsidRPr="004A19D8" w:rsidRDefault="00CF4B7F" w:rsidP="00CF4B7F">
      <w:pPr>
        <w:rPr>
          <w:b/>
        </w:rPr>
      </w:pPr>
      <w:r w:rsidRPr="004A19D8">
        <w:rPr>
          <w:b/>
        </w:rPr>
        <w:t>Casa Emilio</w:t>
      </w:r>
    </w:p>
    <w:p w14:paraId="36F60402" w14:textId="77777777" w:rsidR="00CF4B7F" w:rsidRDefault="00CF4B7F" w:rsidP="00CF4B7F">
      <w:proofErr w:type="spellStart"/>
      <w:r>
        <w:t>Praza</w:t>
      </w:r>
      <w:proofErr w:type="spellEnd"/>
      <w:r>
        <w:t xml:space="preserve"> do Dr. José R. Vázquez. Rúa da Estación</w:t>
      </w:r>
    </w:p>
    <w:p w14:paraId="17047FF8" w14:textId="77777777" w:rsidR="00CF4B7F" w:rsidRDefault="00CF4B7F" w:rsidP="00CF4B7F">
      <w:pPr>
        <w:spacing w:after="240"/>
      </w:pPr>
      <w:proofErr w:type="spellStart"/>
      <w:r>
        <w:t>Tlf</w:t>
      </w:r>
      <w:proofErr w:type="spellEnd"/>
      <w:r>
        <w:t>. 986546013</w:t>
      </w:r>
    </w:p>
    <w:p w14:paraId="22AE0C43" w14:textId="77777777" w:rsidR="00CF4B7F" w:rsidRPr="004A19D8" w:rsidRDefault="00CF4B7F" w:rsidP="00CF4B7F">
      <w:pPr>
        <w:rPr>
          <w:b/>
        </w:rPr>
      </w:pPr>
      <w:r w:rsidRPr="004A19D8">
        <w:rPr>
          <w:b/>
        </w:rPr>
        <w:t xml:space="preserve">A </w:t>
      </w:r>
      <w:proofErr w:type="spellStart"/>
      <w:r w:rsidRPr="004A19D8">
        <w:rPr>
          <w:b/>
        </w:rPr>
        <w:t>Pedra</w:t>
      </w:r>
      <w:proofErr w:type="spellEnd"/>
    </w:p>
    <w:p w14:paraId="0A191E8A" w14:textId="77777777" w:rsidR="00CF4B7F" w:rsidRDefault="00CF4B7F" w:rsidP="00CF4B7F">
      <w:r>
        <w:t xml:space="preserve">Avda. </w:t>
      </w:r>
      <w:proofErr w:type="spellStart"/>
      <w:r>
        <w:t>Muiños</w:t>
      </w:r>
      <w:proofErr w:type="spellEnd"/>
      <w:r>
        <w:t xml:space="preserve"> de </w:t>
      </w:r>
      <w:proofErr w:type="spellStart"/>
      <w:r>
        <w:t>Vento</w:t>
      </w:r>
      <w:proofErr w:type="spellEnd"/>
    </w:p>
    <w:p w14:paraId="00B55074" w14:textId="77777777" w:rsidR="00CF4B7F" w:rsidRDefault="00CF4B7F" w:rsidP="00CF4B7F">
      <w:proofErr w:type="spellStart"/>
      <w:r>
        <w:t>Tlf</w:t>
      </w:r>
      <w:proofErr w:type="spellEnd"/>
      <w:r>
        <w:t>. 986523181</w:t>
      </w:r>
    </w:p>
    <w:p w14:paraId="46DC2E15" w14:textId="77777777" w:rsidR="00CF4B7F" w:rsidRDefault="00CC745E" w:rsidP="00CF4B7F">
      <w:pPr>
        <w:spacing w:after="240"/>
      </w:pPr>
      <w:hyperlink r:id="rId22" w:history="1">
        <w:r w:rsidR="00CF4B7F" w:rsidRPr="005D6246">
          <w:rPr>
            <w:rStyle w:val="Hipervnculo"/>
          </w:rPr>
          <w:t>www.a-pedra.es</w:t>
        </w:r>
      </w:hyperlink>
    </w:p>
    <w:p w14:paraId="07E0C176" w14:textId="77777777" w:rsidR="00CF4B7F" w:rsidRPr="00274184" w:rsidRDefault="00CF4B7F" w:rsidP="00CF4B7F">
      <w:pPr>
        <w:rPr>
          <w:b/>
        </w:rPr>
      </w:pPr>
      <w:r w:rsidRPr="00274184">
        <w:rPr>
          <w:b/>
        </w:rPr>
        <w:t>Canguro</w:t>
      </w:r>
    </w:p>
    <w:p w14:paraId="546A8509" w14:textId="77777777" w:rsidR="00CF4B7F" w:rsidRDefault="00CF4B7F" w:rsidP="00CF4B7F">
      <w:r>
        <w:t>Avda. da Ponte, nº 26</w:t>
      </w:r>
    </w:p>
    <w:p w14:paraId="157E9AD1" w14:textId="77777777" w:rsidR="00CF4B7F" w:rsidRDefault="00CF4B7F" w:rsidP="00CF4B7F">
      <w:pPr>
        <w:spacing w:after="240"/>
      </w:pPr>
      <w:proofErr w:type="spellStart"/>
      <w:r>
        <w:t>Tlf</w:t>
      </w:r>
      <w:proofErr w:type="spellEnd"/>
      <w:r>
        <w:t>. 986523304</w:t>
      </w:r>
    </w:p>
    <w:p w14:paraId="3505F0A9" w14:textId="77777777" w:rsidR="00CF4B7F" w:rsidRPr="00274184" w:rsidRDefault="00CF4B7F" w:rsidP="00CF4B7F">
      <w:pPr>
        <w:rPr>
          <w:b/>
        </w:rPr>
      </w:pPr>
      <w:r w:rsidRPr="00274184">
        <w:rPr>
          <w:b/>
        </w:rPr>
        <w:t>Churrasco O Rancho</w:t>
      </w:r>
    </w:p>
    <w:p w14:paraId="3FEE47BB" w14:textId="77777777" w:rsidR="00CF4B7F" w:rsidRDefault="00CF4B7F" w:rsidP="00CF4B7F">
      <w:proofErr w:type="spellStart"/>
      <w:r>
        <w:t>Miradoiro</w:t>
      </w:r>
      <w:proofErr w:type="spellEnd"/>
      <w:r>
        <w:t xml:space="preserve"> da Ría, nº 14. Abalo</w:t>
      </w:r>
    </w:p>
    <w:p w14:paraId="33429D96" w14:textId="25B8DA55" w:rsidR="00CF4B7F" w:rsidRDefault="009D0169" w:rsidP="00CF4B7F">
      <w:pPr>
        <w:spacing w:after="240"/>
      </w:pPr>
      <w:proofErr w:type="spellStart"/>
      <w:r>
        <w:t>Tlf</w:t>
      </w:r>
      <w:proofErr w:type="spellEnd"/>
      <w:r>
        <w:t xml:space="preserve">. </w:t>
      </w:r>
    </w:p>
    <w:p w14:paraId="1DA4565E" w14:textId="79045818" w:rsidR="00CF4B7F" w:rsidRDefault="009D0169" w:rsidP="00CF4B7F">
      <w:pPr>
        <w:rPr>
          <w:b/>
        </w:rPr>
      </w:pPr>
      <w:r>
        <w:rPr>
          <w:b/>
        </w:rPr>
        <w:t>Parrillada</w:t>
      </w:r>
      <w:r w:rsidR="00CF4B7F" w:rsidRPr="00274184">
        <w:rPr>
          <w:b/>
        </w:rPr>
        <w:t xml:space="preserve"> Mondragón</w:t>
      </w:r>
    </w:p>
    <w:p w14:paraId="44920394" w14:textId="77777777" w:rsidR="00CF4B7F" w:rsidRDefault="00CF4B7F" w:rsidP="00CF4B7F">
      <w:r>
        <w:t xml:space="preserve">Carretera de </w:t>
      </w:r>
      <w:proofErr w:type="spellStart"/>
      <w:r>
        <w:t>Catoria</w:t>
      </w:r>
      <w:proofErr w:type="spellEnd"/>
      <w:r>
        <w:t>-Calda nº 12. Dimo</w:t>
      </w:r>
    </w:p>
    <w:p w14:paraId="30A01DC8" w14:textId="77777777" w:rsidR="00CF4B7F" w:rsidRDefault="00CF4B7F" w:rsidP="00CF4B7F">
      <w:proofErr w:type="spellStart"/>
      <w:r>
        <w:t>Tlf</w:t>
      </w:r>
      <w:proofErr w:type="spellEnd"/>
      <w:r>
        <w:t>. 986523078</w:t>
      </w:r>
    </w:p>
    <w:p w14:paraId="36B49831" w14:textId="1D5AB191" w:rsidR="009D0169" w:rsidRDefault="009D0169" w:rsidP="00CF4B7F">
      <w:r>
        <w:t xml:space="preserve">Illa de </w:t>
      </w:r>
      <w:proofErr w:type="spellStart"/>
      <w:r>
        <w:t>Cortegada</w:t>
      </w:r>
      <w:proofErr w:type="spellEnd"/>
    </w:p>
    <w:p w14:paraId="493F52DD" w14:textId="36ADBE47" w:rsidR="009D0169" w:rsidRDefault="009D0169" w:rsidP="00CF4B7F">
      <w:r>
        <w:t>Avda. Eloy Domínguez, 9</w:t>
      </w:r>
    </w:p>
    <w:p w14:paraId="42696A75" w14:textId="537019A2" w:rsidR="009D0169" w:rsidRDefault="009D0169" w:rsidP="00CF4B7F">
      <w:proofErr w:type="spellStart"/>
      <w:r>
        <w:t>Tlf</w:t>
      </w:r>
      <w:proofErr w:type="spellEnd"/>
      <w:r>
        <w:t>. 986523183/670334108</w:t>
      </w:r>
    </w:p>
    <w:p w14:paraId="09A35368" w14:textId="77777777" w:rsidR="00CF4B7F" w:rsidRDefault="00CF4B7F" w:rsidP="00CF4B7F">
      <w:pPr>
        <w:pStyle w:val="Ttulo2"/>
      </w:pPr>
      <w:r>
        <w:t>Teléfonos de interés</w:t>
      </w:r>
    </w:p>
    <w:p w14:paraId="59C376C6" w14:textId="77777777" w:rsidR="00CF4B7F" w:rsidRDefault="00CF4B7F" w:rsidP="008729FD">
      <w:pPr>
        <w:pStyle w:val="Ttulo3"/>
      </w:pPr>
      <w:r>
        <w:t>Casa Consistorial</w:t>
      </w:r>
    </w:p>
    <w:p w14:paraId="3AB07A66" w14:textId="77777777" w:rsidR="00CF4B7F" w:rsidRDefault="00CF4B7F" w:rsidP="00CF4B7F">
      <w:r>
        <w:t>Rúa do Concello, nº 6</w:t>
      </w:r>
    </w:p>
    <w:p w14:paraId="1F54672F" w14:textId="77777777" w:rsidR="00CF4B7F" w:rsidRDefault="00CF4B7F" w:rsidP="00CF4B7F">
      <w:proofErr w:type="spellStart"/>
      <w:r>
        <w:t>Tlf</w:t>
      </w:r>
      <w:proofErr w:type="spellEnd"/>
      <w:r>
        <w:t>. 986546014</w:t>
      </w:r>
    </w:p>
    <w:p w14:paraId="04073E89" w14:textId="77777777" w:rsidR="00CF4B7F" w:rsidRDefault="00CC745E" w:rsidP="00CF4B7F">
      <w:hyperlink r:id="rId23" w:history="1">
        <w:r w:rsidR="00CF4B7F" w:rsidRPr="005D6246">
          <w:rPr>
            <w:rStyle w:val="Hipervnculo"/>
          </w:rPr>
          <w:t>www.catoria.es</w:t>
        </w:r>
      </w:hyperlink>
    </w:p>
    <w:p w14:paraId="24F6B3AF" w14:textId="77777777" w:rsidR="00CF4B7F" w:rsidRDefault="00CC745E" w:rsidP="00CF4B7F">
      <w:hyperlink r:id="rId24" w:history="1">
        <w:r w:rsidR="00CF4B7F" w:rsidRPr="005D6246">
          <w:rPr>
            <w:rStyle w:val="Hipervnculo"/>
          </w:rPr>
          <w:t>info@catoira.es</w:t>
        </w:r>
      </w:hyperlink>
    </w:p>
    <w:p w14:paraId="275816F8" w14:textId="77777777" w:rsidR="00CF4B7F" w:rsidRDefault="00CF4B7F" w:rsidP="008729FD">
      <w:pPr>
        <w:pStyle w:val="Ttulo3"/>
      </w:pPr>
      <w:r>
        <w:t>Centros de Salud</w:t>
      </w:r>
    </w:p>
    <w:p w14:paraId="7975EC20" w14:textId="77777777" w:rsidR="00CF4B7F" w:rsidRDefault="00CF4B7F" w:rsidP="00CF4B7F">
      <w:r>
        <w:t>Rúa do Concello, nº 31</w:t>
      </w:r>
    </w:p>
    <w:p w14:paraId="5D30EA52" w14:textId="3A3923CD" w:rsidR="00430939" w:rsidRDefault="00CF4B7F" w:rsidP="00CE438E">
      <w:proofErr w:type="spellStart"/>
      <w:r>
        <w:lastRenderedPageBreak/>
        <w:t>Tlf</w:t>
      </w:r>
      <w:proofErr w:type="spellEnd"/>
      <w:r>
        <w:t>. 986546299</w:t>
      </w:r>
    </w:p>
    <w:p w14:paraId="389A2435" w14:textId="1D89195D" w:rsidR="00430939" w:rsidRDefault="00430939" w:rsidP="004174C2">
      <w:pPr>
        <w:pStyle w:val="Ttulo1"/>
      </w:pPr>
      <w:r>
        <w:t>Referencias</w:t>
      </w:r>
    </w:p>
    <w:p w14:paraId="5E73238B" w14:textId="751E7061" w:rsidR="00B4142D" w:rsidRDefault="00B4142D" w:rsidP="00B4142D">
      <w:pPr>
        <w:pStyle w:val="Ttulo3"/>
      </w:pPr>
      <w:r>
        <w:t>Bibliografía</w:t>
      </w:r>
    </w:p>
    <w:p w14:paraId="5C849D3C" w14:textId="14EFCDF2" w:rsidR="00945E60" w:rsidRDefault="00945E60" w:rsidP="00B4142D">
      <w:pPr>
        <w:pStyle w:val="Bibliografa"/>
      </w:pPr>
      <w:r>
        <w:t xml:space="preserve">Andrade Cernadas, J. M. </w:t>
      </w:r>
      <w:r w:rsidR="002D50D9">
        <w:t xml:space="preserve">2004. </w:t>
      </w:r>
      <w:r w:rsidR="002D50D9" w:rsidRPr="002D50D9">
        <w:rPr>
          <w:b/>
        </w:rPr>
        <w:t xml:space="preserve">La iglesia de </w:t>
      </w:r>
      <w:proofErr w:type="spellStart"/>
      <w:r w:rsidR="002D50D9" w:rsidRPr="002D50D9">
        <w:rPr>
          <w:b/>
        </w:rPr>
        <w:t>Iria</w:t>
      </w:r>
      <w:proofErr w:type="spellEnd"/>
      <w:r w:rsidR="002D50D9" w:rsidRPr="002D50D9">
        <w:rPr>
          <w:b/>
        </w:rPr>
        <w:t>-Santiago, el mar y las fortalezas costeras de la Galicia Medieval</w:t>
      </w:r>
      <w:r w:rsidR="002D50D9">
        <w:t xml:space="preserve">. En </w:t>
      </w:r>
      <w:r w:rsidR="002D50D9" w:rsidRPr="002D50D9">
        <w:rPr>
          <w:i/>
        </w:rPr>
        <w:t xml:space="preserve">Padrón, </w:t>
      </w:r>
      <w:proofErr w:type="spellStart"/>
      <w:r w:rsidR="002D50D9" w:rsidRPr="002D50D9">
        <w:rPr>
          <w:i/>
        </w:rPr>
        <w:t>Iria</w:t>
      </w:r>
      <w:proofErr w:type="spellEnd"/>
      <w:r w:rsidR="002D50D9" w:rsidRPr="002D50D9">
        <w:rPr>
          <w:i/>
        </w:rPr>
        <w:t xml:space="preserve"> y las tradiciones jacobeas</w:t>
      </w:r>
      <w:r w:rsidR="002D50D9">
        <w:t>. Xunta de Galicia.</w:t>
      </w:r>
    </w:p>
    <w:p w14:paraId="3F94E7DF" w14:textId="5318969E" w:rsidR="00081956" w:rsidRDefault="00081956" w:rsidP="00B4142D">
      <w:pPr>
        <w:pStyle w:val="Bibliografa"/>
      </w:pPr>
      <w:proofErr w:type="spellStart"/>
      <w:r>
        <w:t>Balil</w:t>
      </w:r>
      <w:proofErr w:type="spellEnd"/>
      <w:r>
        <w:t xml:space="preserve"> </w:t>
      </w:r>
      <w:proofErr w:type="spellStart"/>
      <w:r>
        <w:t>Illana</w:t>
      </w:r>
      <w:proofErr w:type="spellEnd"/>
      <w:r>
        <w:t xml:space="preserve">, A. 1971. </w:t>
      </w:r>
      <w:r w:rsidRPr="00081956">
        <w:rPr>
          <w:b/>
        </w:rPr>
        <w:t xml:space="preserve">Excavaciones en Torres de Oeste de </w:t>
      </w:r>
      <w:proofErr w:type="spellStart"/>
      <w:r w:rsidRPr="00081956">
        <w:rPr>
          <w:b/>
        </w:rPr>
        <w:t>Catoira</w:t>
      </w:r>
      <w:proofErr w:type="spellEnd"/>
      <w:r w:rsidRPr="00081956">
        <w:rPr>
          <w:b/>
        </w:rPr>
        <w:t xml:space="preserve"> (Pontevedra)</w:t>
      </w:r>
      <w:r>
        <w:t xml:space="preserve">. </w:t>
      </w:r>
      <w:r w:rsidRPr="00081956">
        <w:rPr>
          <w:i/>
        </w:rPr>
        <w:t>Noticiario Arqueológico Hispánico, XIII-XIV</w:t>
      </w:r>
      <w:r>
        <w:t xml:space="preserve"> (1969-70), pp. 300-303.</w:t>
      </w:r>
    </w:p>
    <w:p w14:paraId="4A1B1C08" w14:textId="45C5B9F3" w:rsidR="004136E1" w:rsidRPr="004136E1" w:rsidRDefault="004136E1" w:rsidP="004136E1">
      <w:proofErr w:type="spellStart"/>
      <w:r>
        <w:t>Balil</w:t>
      </w:r>
      <w:proofErr w:type="spellEnd"/>
      <w:r>
        <w:t xml:space="preserve"> </w:t>
      </w:r>
      <w:proofErr w:type="spellStart"/>
      <w:r>
        <w:t>Illana</w:t>
      </w:r>
      <w:proofErr w:type="spellEnd"/>
      <w:r>
        <w:t xml:space="preserve">, A. 1977. </w:t>
      </w:r>
      <w:r>
        <w:rPr>
          <w:b/>
        </w:rPr>
        <w:t xml:space="preserve">Torres de Oeste, </w:t>
      </w:r>
      <w:proofErr w:type="spellStart"/>
      <w:r w:rsidRPr="00081956">
        <w:rPr>
          <w:b/>
        </w:rPr>
        <w:t>Catoira</w:t>
      </w:r>
      <w:proofErr w:type="spellEnd"/>
      <w:r w:rsidRPr="00081956">
        <w:rPr>
          <w:b/>
        </w:rPr>
        <w:t xml:space="preserve"> (Pontevedra)</w:t>
      </w:r>
      <w:r>
        <w:rPr>
          <w:b/>
        </w:rPr>
        <w:t xml:space="preserve"> 1973</w:t>
      </w:r>
      <w:r>
        <w:t xml:space="preserve">. </w:t>
      </w:r>
      <w:r w:rsidRPr="00081956">
        <w:rPr>
          <w:i/>
        </w:rPr>
        <w:t>Noticiario Arqueológico Hispánico,</w:t>
      </w:r>
      <w:r>
        <w:rPr>
          <w:i/>
        </w:rPr>
        <w:t xml:space="preserve"> Arqueología 5,</w:t>
      </w:r>
      <w:r>
        <w:t xml:space="preserve"> pp. 379-385.</w:t>
      </w:r>
    </w:p>
    <w:p w14:paraId="1B7C8CD9" w14:textId="1FAAB500" w:rsidR="000D32FF" w:rsidRDefault="000D32FF" w:rsidP="00B4142D">
      <w:pPr>
        <w:pStyle w:val="Bibliografa"/>
      </w:pPr>
      <w:r>
        <w:t xml:space="preserve">Burgoa Fernández, J. J. 2014. </w:t>
      </w:r>
      <w:proofErr w:type="spellStart"/>
      <w:r w:rsidRPr="000D32FF">
        <w:rPr>
          <w:b/>
        </w:rPr>
        <w:t>Catoira</w:t>
      </w:r>
      <w:proofErr w:type="spellEnd"/>
      <w:r w:rsidRPr="000D32FF">
        <w:rPr>
          <w:b/>
        </w:rPr>
        <w:t xml:space="preserve"> y la armada gallega de Diego Gelmírez. Las Torres de Oeste y la Romería Vikinga</w:t>
      </w:r>
      <w:r>
        <w:t xml:space="preserve">. Central Librera y Concello de </w:t>
      </w:r>
      <w:proofErr w:type="spellStart"/>
      <w:r>
        <w:t>Catoira</w:t>
      </w:r>
      <w:proofErr w:type="spellEnd"/>
      <w:r>
        <w:t>.</w:t>
      </w:r>
    </w:p>
    <w:p w14:paraId="45AE503B" w14:textId="78AFD103" w:rsidR="002D354B" w:rsidRDefault="002D354B" w:rsidP="00B4142D">
      <w:pPr>
        <w:pStyle w:val="Bibliografa"/>
      </w:pPr>
      <w:r>
        <w:t xml:space="preserve">Caamaño Gesto, J. M. y </w:t>
      </w:r>
      <w:proofErr w:type="spellStart"/>
      <w:r>
        <w:t>Naveiro</w:t>
      </w:r>
      <w:proofErr w:type="spellEnd"/>
      <w:r>
        <w:t xml:space="preserve"> López, J. 1991. </w:t>
      </w:r>
      <w:r w:rsidRPr="002D354B">
        <w:rPr>
          <w:b/>
        </w:rPr>
        <w:t>El depósito subacuático del río Ulla. El material romano</w:t>
      </w:r>
      <w:r>
        <w:t xml:space="preserve">. En </w:t>
      </w:r>
      <w:proofErr w:type="spellStart"/>
      <w:r w:rsidRPr="002D354B">
        <w:rPr>
          <w:i/>
        </w:rPr>
        <w:t>Finis</w:t>
      </w:r>
      <w:proofErr w:type="spellEnd"/>
      <w:r w:rsidRPr="002D354B">
        <w:rPr>
          <w:i/>
        </w:rPr>
        <w:t xml:space="preserve"> </w:t>
      </w:r>
      <w:proofErr w:type="spellStart"/>
      <w:r w:rsidRPr="002D354B">
        <w:rPr>
          <w:i/>
        </w:rPr>
        <w:t>Terrae</w:t>
      </w:r>
      <w:proofErr w:type="spellEnd"/>
      <w:r w:rsidRPr="002D354B">
        <w:rPr>
          <w:i/>
        </w:rPr>
        <w:t xml:space="preserve">. </w:t>
      </w:r>
      <w:r w:rsidRPr="00184823">
        <w:t xml:space="preserve">Estudios en </w:t>
      </w:r>
      <w:proofErr w:type="spellStart"/>
      <w:r w:rsidRPr="00184823">
        <w:t>lembranza</w:t>
      </w:r>
      <w:proofErr w:type="spellEnd"/>
      <w:r w:rsidRPr="00184823">
        <w:t xml:space="preserve"> do Profesor Dr. Alberto </w:t>
      </w:r>
      <w:proofErr w:type="spellStart"/>
      <w:r w:rsidRPr="00184823">
        <w:t>Balil</w:t>
      </w:r>
      <w:proofErr w:type="spellEnd"/>
      <w:r w:rsidRPr="00184823">
        <w:t>.</w:t>
      </w:r>
      <w:r>
        <w:t xml:space="preserve"> Universidad de Santiago de Compostela.</w:t>
      </w:r>
    </w:p>
    <w:p w14:paraId="794851E5" w14:textId="17109286" w:rsidR="0057417F" w:rsidRDefault="0057417F" w:rsidP="0057417F">
      <w:proofErr w:type="spellStart"/>
      <w:r>
        <w:t>Chamoso</w:t>
      </w:r>
      <w:proofErr w:type="spellEnd"/>
      <w:r>
        <w:t xml:space="preserve"> Lamas, M. 1951. </w:t>
      </w:r>
      <w:r w:rsidRPr="0057417F">
        <w:rPr>
          <w:b/>
        </w:rPr>
        <w:t>Excavaciones en Torres de Oeste (</w:t>
      </w:r>
      <w:proofErr w:type="spellStart"/>
      <w:r w:rsidRPr="0057417F">
        <w:rPr>
          <w:b/>
        </w:rPr>
        <w:t>Catoira</w:t>
      </w:r>
      <w:proofErr w:type="spellEnd"/>
      <w:r w:rsidRPr="0057417F">
        <w:rPr>
          <w:b/>
        </w:rPr>
        <w:t>, Pontevedra)</w:t>
      </w:r>
      <w:r>
        <w:t xml:space="preserve">. </w:t>
      </w:r>
      <w:r w:rsidRPr="0057417F">
        <w:rPr>
          <w:i/>
        </w:rPr>
        <w:t>Cuaderno de Estudios Gallegos, XIX</w:t>
      </w:r>
      <w:r>
        <w:t xml:space="preserve">, </w:t>
      </w:r>
      <w:proofErr w:type="spellStart"/>
      <w:r>
        <w:t>pp</w:t>
      </w:r>
      <w:proofErr w:type="spellEnd"/>
      <w:r>
        <w:t xml:space="preserve"> 283-285.</w:t>
      </w:r>
    </w:p>
    <w:p w14:paraId="11F2B370" w14:textId="3FA4581C" w:rsidR="0057417F" w:rsidRDefault="00BA0F66" w:rsidP="0057417F">
      <w:proofErr w:type="spellStart"/>
      <w:r>
        <w:t>Chamoso</w:t>
      </w:r>
      <w:proofErr w:type="spellEnd"/>
      <w:r>
        <w:t xml:space="preserve"> Lamas, M. 1999</w:t>
      </w:r>
      <w:r w:rsidR="0057417F">
        <w:t>.</w:t>
      </w:r>
      <w:r>
        <w:t xml:space="preserve"> </w:t>
      </w:r>
      <w:r w:rsidRPr="00184823">
        <w:rPr>
          <w:b/>
        </w:rPr>
        <w:t>Excavaciones en Torres de Oeste (</w:t>
      </w:r>
      <w:proofErr w:type="spellStart"/>
      <w:r w:rsidRPr="00184823">
        <w:rPr>
          <w:b/>
        </w:rPr>
        <w:t>Catoira</w:t>
      </w:r>
      <w:proofErr w:type="spellEnd"/>
      <w:r w:rsidRPr="00184823">
        <w:rPr>
          <w:b/>
        </w:rPr>
        <w:t>, Pontevedra)</w:t>
      </w:r>
      <w:r>
        <w:t>.</w:t>
      </w:r>
      <w:r w:rsidR="0057417F">
        <w:t xml:space="preserve"> </w:t>
      </w:r>
      <w:r w:rsidRPr="00BA0F66">
        <w:rPr>
          <w:i/>
        </w:rPr>
        <w:t xml:space="preserve">Pontevedra no </w:t>
      </w:r>
      <w:proofErr w:type="spellStart"/>
      <w:r w:rsidRPr="00BA0F66">
        <w:rPr>
          <w:i/>
        </w:rPr>
        <w:t>obxectivo</w:t>
      </w:r>
      <w:proofErr w:type="spellEnd"/>
      <w:r w:rsidRPr="00BA0F66">
        <w:rPr>
          <w:i/>
        </w:rPr>
        <w:t xml:space="preserve"> de Manuel </w:t>
      </w:r>
      <w:proofErr w:type="spellStart"/>
      <w:r w:rsidRPr="00BA0F66">
        <w:rPr>
          <w:i/>
        </w:rPr>
        <w:t>Chamoso</w:t>
      </w:r>
      <w:proofErr w:type="spellEnd"/>
      <w:r w:rsidRPr="00BA0F66">
        <w:rPr>
          <w:i/>
        </w:rPr>
        <w:t xml:space="preserve"> Lamas. As </w:t>
      </w:r>
      <w:proofErr w:type="spellStart"/>
      <w:r w:rsidRPr="00BA0F66">
        <w:rPr>
          <w:i/>
        </w:rPr>
        <w:t>nosas</w:t>
      </w:r>
      <w:proofErr w:type="spellEnd"/>
      <w:r w:rsidRPr="00BA0F66">
        <w:rPr>
          <w:i/>
        </w:rPr>
        <w:t xml:space="preserve"> Raíces.</w:t>
      </w:r>
      <w:r w:rsidR="0057417F">
        <w:t xml:space="preserve"> </w:t>
      </w:r>
      <w:r w:rsidRPr="00BA0F66">
        <w:t xml:space="preserve">Museo de Pontevedra. </w:t>
      </w:r>
      <w:proofErr w:type="spellStart"/>
      <w:r w:rsidRPr="00BA0F66">
        <w:t>Deputación</w:t>
      </w:r>
      <w:proofErr w:type="spellEnd"/>
      <w:r w:rsidRPr="00BA0F66">
        <w:t xml:space="preserve"> de Pontevedra</w:t>
      </w:r>
      <w:r>
        <w:rPr>
          <w:i/>
        </w:rPr>
        <w:t>.</w:t>
      </w:r>
      <w:r w:rsidR="0057417F">
        <w:t xml:space="preserve"> </w:t>
      </w:r>
      <w:proofErr w:type="spellStart"/>
      <w:r w:rsidR="0057417F">
        <w:t>pp</w:t>
      </w:r>
      <w:proofErr w:type="spellEnd"/>
      <w:r w:rsidR="0057417F">
        <w:t xml:space="preserve"> </w:t>
      </w:r>
      <w:r>
        <w:t>109</w:t>
      </w:r>
      <w:r w:rsidR="0057417F">
        <w:t>-</w:t>
      </w:r>
      <w:r>
        <w:t>110</w:t>
      </w:r>
      <w:r w:rsidR="0057417F">
        <w:t>.</w:t>
      </w:r>
    </w:p>
    <w:p w14:paraId="3A15B537" w14:textId="36CA818D" w:rsidR="00184823" w:rsidRPr="0057417F" w:rsidRDefault="00184823" w:rsidP="0057417F">
      <w:proofErr w:type="spellStart"/>
      <w:r>
        <w:t>Hervés</w:t>
      </w:r>
      <w:proofErr w:type="spellEnd"/>
      <w:r>
        <w:t xml:space="preserve"> </w:t>
      </w:r>
      <w:proofErr w:type="spellStart"/>
      <w:r>
        <w:t>Raigoso</w:t>
      </w:r>
      <w:proofErr w:type="spellEnd"/>
      <w:r>
        <w:t>, F.</w:t>
      </w:r>
      <w:r w:rsidR="00070DC9">
        <w:t xml:space="preserve"> </w:t>
      </w:r>
      <w:r>
        <w:t>M.</w:t>
      </w:r>
      <w:r w:rsidR="00070DC9">
        <w:t xml:space="preserve"> 2011.</w:t>
      </w:r>
      <w:r>
        <w:t xml:space="preserve"> </w:t>
      </w:r>
      <w:r w:rsidRPr="00070DC9">
        <w:rPr>
          <w:b/>
        </w:rPr>
        <w:t xml:space="preserve">Control de remoción de tierras, sondeos valorativos y excavación en área. Actuación en el conjunto histórico monumental Torres de Oeste, </w:t>
      </w:r>
      <w:proofErr w:type="spellStart"/>
      <w:r w:rsidRPr="00070DC9">
        <w:rPr>
          <w:b/>
        </w:rPr>
        <w:t>Catoira</w:t>
      </w:r>
      <w:proofErr w:type="spellEnd"/>
      <w:r>
        <w:t>.</w:t>
      </w:r>
      <w:r w:rsidR="00070DC9">
        <w:t xml:space="preserve"> Informe inédito de excavación. Xunta de Galicia.</w:t>
      </w:r>
    </w:p>
    <w:p w14:paraId="42FC5A06" w14:textId="26440B91" w:rsidR="00B4142D" w:rsidRDefault="00B4142D" w:rsidP="00B4142D">
      <w:pPr>
        <w:pStyle w:val="Bibliografa"/>
      </w:pPr>
      <w:proofErr w:type="spellStart"/>
      <w:r>
        <w:t>Navaza</w:t>
      </w:r>
      <w:proofErr w:type="spellEnd"/>
      <w:r>
        <w:t xml:space="preserve">, G. </w:t>
      </w:r>
      <w:r w:rsidR="000D32FF">
        <w:t xml:space="preserve">2007. </w:t>
      </w:r>
      <w:r w:rsidRPr="000D32FF">
        <w:rPr>
          <w:b/>
        </w:rPr>
        <w:t xml:space="preserve">Toponimia de </w:t>
      </w:r>
      <w:proofErr w:type="spellStart"/>
      <w:r w:rsidRPr="000D32FF">
        <w:rPr>
          <w:b/>
        </w:rPr>
        <w:t>Catoira</w:t>
      </w:r>
      <w:proofErr w:type="spellEnd"/>
      <w:r w:rsidR="000D32FF">
        <w:t xml:space="preserve">. Concello de </w:t>
      </w:r>
      <w:proofErr w:type="spellStart"/>
      <w:r w:rsidR="000D32FF">
        <w:t>Catoira</w:t>
      </w:r>
      <w:proofErr w:type="spellEnd"/>
      <w:r w:rsidR="000D32FF">
        <w:t>.</w:t>
      </w:r>
    </w:p>
    <w:p w14:paraId="730DD7D8" w14:textId="03B311C9" w:rsidR="00B4142D" w:rsidRDefault="00B4142D" w:rsidP="00B4142D">
      <w:pPr>
        <w:pStyle w:val="Bibliografa"/>
      </w:pPr>
      <w:proofErr w:type="spellStart"/>
      <w:r>
        <w:t>Naveiro</w:t>
      </w:r>
      <w:proofErr w:type="spellEnd"/>
      <w:r>
        <w:t xml:space="preserve"> López, J. 2004. </w:t>
      </w:r>
      <w:r w:rsidRPr="00B4142D">
        <w:rPr>
          <w:b/>
        </w:rPr>
        <w:t xml:space="preserve">Torres de Oeste. Monumento Histórico e </w:t>
      </w:r>
      <w:proofErr w:type="spellStart"/>
      <w:r w:rsidRPr="00B4142D">
        <w:rPr>
          <w:b/>
        </w:rPr>
        <w:t>Xacemento</w:t>
      </w:r>
      <w:proofErr w:type="spellEnd"/>
      <w:r w:rsidRPr="00B4142D">
        <w:rPr>
          <w:b/>
        </w:rPr>
        <w:t xml:space="preserve"> </w:t>
      </w:r>
      <w:proofErr w:type="spellStart"/>
      <w:r w:rsidRPr="00B4142D">
        <w:rPr>
          <w:b/>
        </w:rPr>
        <w:t>Arqueolóxico</w:t>
      </w:r>
      <w:proofErr w:type="spellEnd"/>
      <w:r>
        <w:t xml:space="preserve">. Diputación Provincial de Pontevedra y Concello de </w:t>
      </w:r>
      <w:proofErr w:type="spellStart"/>
      <w:r>
        <w:t>Catoira</w:t>
      </w:r>
      <w:proofErr w:type="spellEnd"/>
      <w:r>
        <w:t>.</w:t>
      </w:r>
    </w:p>
    <w:p w14:paraId="407EBB3D" w14:textId="77777777" w:rsidR="00F036BB" w:rsidRDefault="00F036BB" w:rsidP="00F036BB">
      <w:pPr>
        <w:pStyle w:val="Bibliografa"/>
        <w:rPr>
          <w:u w:color="000099"/>
        </w:rPr>
      </w:pPr>
      <w:r>
        <w:rPr>
          <w:u w:color="000099"/>
        </w:rPr>
        <w:t xml:space="preserve">Sánchez Pardo, J. C. 2014. </w:t>
      </w:r>
      <w:r>
        <w:rPr>
          <w:b/>
          <w:bCs/>
          <w:u w:color="000099"/>
        </w:rPr>
        <w:t>Sistema de señales a larga distancia. Estudio de topónimos faro, facho y meda en le Noroeste Peninsular.</w:t>
      </w:r>
      <w:r>
        <w:rPr>
          <w:u w:color="000099"/>
        </w:rPr>
        <w:t xml:space="preserve"> En </w:t>
      </w:r>
      <w:r>
        <w:rPr>
          <w:i/>
          <w:iCs/>
          <w:u w:color="000099"/>
        </w:rPr>
        <w:t xml:space="preserve">Las fortificaciones en la </w:t>
      </w:r>
      <w:proofErr w:type="spellStart"/>
      <w:r>
        <w:rPr>
          <w:i/>
          <w:iCs/>
          <w:u w:color="000099"/>
        </w:rPr>
        <w:t>tardoantigüedad</w:t>
      </w:r>
      <w:proofErr w:type="spellEnd"/>
      <w:r>
        <w:rPr>
          <w:i/>
          <w:iCs/>
          <w:u w:color="000099"/>
        </w:rPr>
        <w:t>. Élites y articulación del territorio (siglos V-VIII d. C)</w:t>
      </w:r>
      <w:r>
        <w:rPr>
          <w:u w:color="000099"/>
        </w:rPr>
        <w:t xml:space="preserve">. La Ergástula ediciones. </w:t>
      </w:r>
    </w:p>
    <w:p w14:paraId="537B692D" w14:textId="6EACC667" w:rsidR="00F036BB" w:rsidRPr="00F036BB" w:rsidRDefault="00F036BB" w:rsidP="00F036BB">
      <w:pPr>
        <w:pStyle w:val="Bibliografa"/>
        <w:rPr>
          <w:u w:color="000099"/>
        </w:rPr>
      </w:pPr>
      <w:r>
        <w:rPr>
          <w:u w:color="000099"/>
        </w:rPr>
        <w:t xml:space="preserve">Sánchez Pardo, J. C. 2010. </w:t>
      </w:r>
      <w:r>
        <w:rPr>
          <w:b/>
          <w:bCs/>
          <w:u w:color="000099"/>
        </w:rPr>
        <w:t>Los ataques vikingos y su influencia en la Galicia de los siglos IX-XI.</w:t>
      </w:r>
      <w:r>
        <w:rPr>
          <w:u w:color="000099"/>
        </w:rPr>
        <w:t xml:space="preserve"> </w:t>
      </w:r>
      <w:r>
        <w:rPr>
          <w:i/>
          <w:iCs/>
          <w:u w:color="000099"/>
        </w:rPr>
        <w:t>Anuario Brigantino</w:t>
      </w:r>
      <w:r>
        <w:rPr>
          <w:u w:color="000099"/>
        </w:rPr>
        <w:t xml:space="preserve"> nº 33. </w:t>
      </w:r>
    </w:p>
    <w:p w14:paraId="3DB54899" w14:textId="6EAEDF02" w:rsidR="002D354B" w:rsidRDefault="002D354B" w:rsidP="00B4142D">
      <w:proofErr w:type="spellStart"/>
      <w:r>
        <w:t>Singul</w:t>
      </w:r>
      <w:proofErr w:type="spellEnd"/>
      <w:r>
        <w:t xml:space="preserve">, F. 2011. </w:t>
      </w:r>
      <w:proofErr w:type="spellStart"/>
      <w:r w:rsidRPr="002D354B">
        <w:rPr>
          <w:b/>
        </w:rPr>
        <w:t>Catoira</w:t>
      </w:r>
      <w:proofErr w:type="spellEnd"/>
      <w:r w:rsidRPr="002D354B">
        <w:rPr>
          <w:b/>
        </w:rPr>
        <w:t>. Chave e selo de Galicia</w:t>
      </w:r>
      <w:r>
        <w:t xml:space="preserve">. Concello de </w:t>
      </w:r>
      <w:proofErr w:type="spellStart"/>
      <w:r>
        <w:t>Catoira</w:t>
      </w:r>
      <w:proofErr w:type="spellEnd"/>
      <w:r>
        <w:t>.</w:t>
      </w:r>
    </w:p>
    <w:p w14:paraId="5E371F27" w14:textId="7DB276FE" w:rsidR="00B4142D" w:rsidRPr="00B4142D" w:rsidRDefault="00B4142D" w:rsidP="00B4142D">
      <w:proofErr w:type="spellStart"/>
      <w:r>
        <w:t>Singul</w:t>
      </w:r>
      <w:proofErr w:type="spellEnd"/>
      <w:r>
        <w:t xml:space="preserve">, F. 2014. </w:t>
      </w:r>
      <w:r w:rsidRPr="00B4142D">
        <w:rPr>
          <w:b/>
        </w:rPr>
        <w:t>Diego Gelmírez. Señor de Torres de Oeste</w:t>
      </w:r>
      <w:r>
        <w:t xml:space="preserve">. Concello de </w:t>
      </w:r>
      <w:proofErr w:type="spellStart"/>
      <w:r>
        <w:t>Catoira</w:t>
      </w:r>
      <w:proofErr w:type="spellEnd"/>
      <w:r>
        <w:t>.</w:t>
      </w:r>
    </w:p>
    <w:p w14:paraId="76CB9263" w14:textId="15AD56B2" w:rsidR="004174C2" w:rsidRDefault="004174C2" w:rsidP="00B4142D">
      <w:pPr>
        <w:pStyle w:val="Ttulo3"/>
      </w:pPr>
      <w:r>
        <w:t>Textos</w:t>
      </w:r>
    </w:p>
    <w:p w14:paraId="7ABBE782" w14:textId="35E3B6DE" w:rsidR="004174C2" w:rsidRPr="004174C2" w:rsidRDefault="004174C2" w:rsidP="004174C2">
      <w:r>
        <w:t>Tictura</w:t>
      </w:r>
    </w:p>
    <w:p w14:paraId="5DFEFCA3" w14:textId="1C17130B" w:rsidR="00E3584E" w:rsidRDefault="00E3584E" w:rsidP="00B4142D">
      <w:pPr>
        <w:pStyle w:val="Ttulo3"/>
      </w:pPr>
      <w:r>
        <w:lastRenderedPageBreak/>
        <w:t>Asesoría</w:t>
      </w:r>
    </w:p>
    <w:p w14:paraId="060C2C95" w14:textId="02FEA2A6" w:rsidR="00E3584E" w:rsidRPr="00E3584E" w:rsidRDefault="00E3584E" w:rsidP="00E3584E">
      <w:r>
        <w:t xml:space="preserve">Juan </w:t>
      </w:r>
      <w:proofErr w:type="spellStart"/>
      <w:r>
        <w:t>Naveiro</w:t>
      </w:r>
      <w:proofErr w:type="spellEnd"/>
      <w:r>
        <w:t xml:space="preserve"> </w:t>
      </w:r>
      <w:r w:rsidR="00A87A12">
        <w:t>López</w:t>
      </w:r>
    </w:p>
    <w:p w14:paraId="2BCA1D45" w14:textId="1CEA6C95" w:rsidR="00B4142D" w:rsidRDefault="00B4142D" w:rsidP="00B4142D">
      <w:pPr>
        <w:pStyle w:val="Ttulo3"/>
      </w:pPr>
      <w:r>
        <w:t>Ilustraciones</w:t>
      </w:r>
    </w:p>
    <w:p w14:paraId="03D1A66E" w14:textId="2432BB42" w:rsidR="00B4142D" w:rsidRDefault="00E3584E" w:rsidP="00B4142D">
      <w:r>
        <w:t xml:space="preserve">Iñaki Diéguez </w:t>
      </w:r>
      <w:proofErr w:type="spellStart"/>
      <w:r>
        <w:t>Uribeondo</w:t>
      </w:r>
      <w:proofErr w:type="spellEnd"/>
    </w:p>
    <w:p w14:paraId="406C4A81" w14:textId="77777777" w:rsidR="002D3471" w:rsidRDefault="002D3471" w:rsidP="002D3471">
      <w:pPr>
        <w:pStyle w:val="Ttulo3"/>
      </w:pPr>
      <w:r>
        <w:t>Mapas</w:t>
      </w:r>
    </w:p>
    <w:p w14:paraId="5E2EB1EA" w14:textId="1573114E" w:rsidR="002D3471" w:rsidRDefault="002D3471" w:rsidP="002D3471">
      <w:proofErr w:type="spellStart"/>
      <w:r>
        <w:t>Anxo</w:t>
      </w:r>
      <w:proofErr w:type="spellEnd"/>
      <w:r>
        <w:t xml:space="preserve"> Rodríguez Paz (</w:t>
      </w:r>
      <w:proofErr w:type="spellStart"/>
      <w:r>
        <w:t>Incipit</w:t>
      </w:r>
      <w:proofErr w:type="spellEnd"/>
      <w:r>
        <w:t>-CSIC)</w:t>
      </w:r>
    </w:p>
    <w:p w14:paraId="19952E64" w14:textId="561DE2A9" w:rsidR="00A05568" w:rsidRDefault="00A05568" w:rsidP="00A05568">
      <w:pPr>
        <w:pStyle w:val="Ttulo3"/>
      </w:pPr>
      <w:r>
        <w:t>Revisión ortográfica y de estilo</w:t>
      </w:r>
    </w:p>
    <w:p w14:paraId="5FEB27A5" w14:textId="7A6B9A06" w:rsidR="00A05568" w:rsidRDefault="00A05568" w:rsidP="00A05568">
      <w:r>
        <w:t xml:space="preserve">Manuel González </w:t>
      </w:r>
      <w:proofErr w:type="spellStart"/>
      <w:r>
        <w:t>Alvarellos</w:t>
      </w:r>
      <w:proofErr w:type="spellEnd"/>
    </w:p>
    <w:p w14:paraId="7845BF45" w14:textId="77777777" w:rsidR="002D3471" w:rsidRDefault="002D3471" w:rsidP="002D3471">
      <w:pPr>
        <w:pStyle w:val="Ttulo3"/>
      </w:pPr>
      <w:r>
        <w:t xml:space="preserve">Dibujos </w:t>
      </w:r>
      <w:proofErr w:type="spellStart"/>
      <w:r>
        <w:t>selfie</w:t>
      </w:r>
      <w:proofErr w:type="spellEnd"/>
    </w:p>
    <w:p w14:paraId="5CB07357" w14:textId="58E287FC" w:rsidR="002D3471" w:rsidRDefault="002D3471" w:rsidP="002D3471">
      <w:r>
        <w:t xml:space="preserve">Juan </w:t>
      </w:r>
      <w:proofErr w:type="spellStart"/>
      <w:r>
        <w:t>Venditti</w:t>
      </w:r>
      <w:proofErr w:type="spellEnd"/>
    </w:p>
    <w:p w14:paraId="68544075" w14:textId="26DF7D1E" w:rsidR="00B4142D" w:rsidRDefault="00B4142D" w:rsidP="00B4142D">
      <w:pPr>
        <w:pStyle w:val="Ttulo3"/>
      </w:pPr>
      <w:r>
        <w:t>Fotografías</w:t>
      </w:r>
    </w:p>
    <w:p w14:paraId="66CF9EBE" w14:textId="36D985AD" w:rsidR="00B4142D" w:rsidRDefault="00E3584E" w:rsidP="00B4142D">
      <w:r>
        <w:t xml:space="preserve">Concello de </w:t>
      </w:r>
      <w:proofErr w:type="spellStart"/>
      <w:r>
        <w:t>Catoira</w:t>
      </w:r>
      <w:proofErr w:type="spellEnd"/>
    </w:p>
    <w:p w14:paraId="4946A94B" w14:textId="45A7F1FC" w:rsidR="00E3584E" w:rsidRDefault="00E3584E" w:rsidP="00B4142D">
      <w:r>
        <w:t xml:space="preserve">Juan </w:t>
      </w:r>
      <w:proofErr w:type="spellStart"/>
      <w:r>
        <w:t>Naveiro</w:t>
      </w:r>
      <w:proofErr w:type="spellEnd"/>
      <w:r>
        <w:t xml:space="preserve"> López</w:t>
      </w:r>
    </w:p>
    <w:p w14:paraId="69A02440" w14:textId="3F9BA229" w:rsidR="00AF0FE8" w:rsidRDefault="00AF0FE8" w:rsidP="00B4142D">
      <w:r>
        <w:t>Tictura</w:t>
      </w:r>
    </w:p>
    <w:p w14:paraId="0E065E77" w14:textId="754B2C30" w:rsidR="00A87A12" w:rsidRDefault="00A87A12" w:rsidP="00A87A12"/>
    <w:p w14:paraId="75A165BA" w14:textId="77777777" w:rsidR="004174C2" w:rsidRPr="00A87A12" w:rsidRDefault="004174C2" w:rsidP="00A87A12"/>
    <w:sectPr w:rsidR="004174C2" w:rsidRPr="00A87A12" w:rsidSect="00820190">
      <w:headerReference w:type="default" r:id="rId25"/>
      <w:footerReference w:type="default" r:id="rId26"/>
      <w:footerReference w:type="first" r:id="rId27"/>
      <w:type w:val="oddPage"/>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7D1422" w14:textId="77777777" w:rsidR="00CC745E" w:rsidRDefault="00CC745E" w:rsidP="000E147B">
      <w:pPr>
        <w:spacing w:before="0" w:line="240" w:lineRule="auto"/>
      </w:pPr>
      <w:r>
        <w:separator/>
      </w:r>
    </w:p>
  </w:endnote>
  <w:endnote w:type="continuationSeparator" w:id="0">
    <w:p w14:paraId="13ED3FDB" w14:textId="77777777" w:rsidR="00CC745E" w:rsidRDefault="00CC745E" w:rsidP="000E14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Book Antiqua">
    <w:panose1 w:val="020406020503050303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PMingLiU">
    <w:panose1 w:val="02020500000000000000"/>
    <w:charset w:val="88"/>
    <w:family w:val="auto"/>
    <w:pitch w:val="variable"/>
    <w:sig w:usb0="A00002FF" w:usb1="28CFFCFA" w:usb2="00000016" w:usb3="00000000" w:csb0="00100001"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8C776" w14:textId="77777777" w:rsidR="009417EC" w:rsidRPr="000E147B" w:rsidRDefault="00CC745E" w:rsidP="00820190">
    <w:pPr>
      <w:pStyle w:val="Piedepgina"/>
      <w:ind w:left="-1701"/>
    </w:pPr>
    <w:sdt>
      <w:sdtPr>
        <w:id w:val="-1075969848"/>
        <w:docPartObj>
          <w:docPartGallery w:val="Page Numbers (Bottom of Page)"/>
          <w:docPartUnique/>
        </w:docPartObj>
      </w:sdtPr>
      <w:sdtEndPr/>
      <w:sdtContent>
        <w:r w:rsidR="009417EC">
          <w:rPr>
            <w:noProof/>
            <w:lang w:val="es-ES_tradnl" w:eastAsia="es-ES_tradnl"/>
          </w:rPr>
          <w:drawing>
            <wp:inline distT="0" distB="0" distL="0" distR="0" wp14:anchorId="6365E157" wp14:editId="5682B01A">
              <wp:extent cx="7596000" cy="44214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a_doble-ancho-compressor.jpg"/>
                      <pic:cNvPicPr/>
                    </pic:nvPicPr>
                    <pic:blipFill>
                      <a:blip r:embed="rId1">
                        <a:extLst>
                          <a:ext uri="{28A0092B-C50C-407E-A947-70E740481C1C}">
                            <a14:useLocalDpi xmlns:a14="http://schemas.microsoft.com/office/drawing/2010/main" val="0"/>
                          </a:ext>
                        </a:extLst>
                      </a:blip>
                      <a:stretch>
                        <a:fillRect/>
                      </a:stretch>
                    </pic:blipFill>
                    <pic:spPr>
                      <a:xfrm>
                        <a:off x="0" y="0"/>
                        <a:ext cx="7596000" cy="442147"/>
                      </a:xfrm>
                      <a:prstGeom prst="rect">
                        <a:avLst/>
                      </a:prstGeom>
                    </pic:spPr>
                  </pic:pic>
                </a:graphicData>
              </a:graphic>
            </wp:inline>
          </w:drawing>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F80A2" w14:textId="77777777" w:rsidR="009417EC" w:rsidRDefault="009417EC" w:rsidP="005B745C">
    <w:pPr>
      <w:pStyle w:val="Piedepgina"/>
      <w:ind w:left="-170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CA8A57" w14:textId="77777777" w:rsidR="00CC745E" w:rsidRDefault="00CC745E" w:rsidP="000E147B">
      <w:pPr>
        <w:spacing w:before="0" w:line="240" w:lineRule="auto"/>
      </w:pPr>
      <w:r>
        <w:separator/>
      </w:r>
    </w:p>
  </w:footnote>
  <w:footnote w:type="continuationSeparator" w:id="0">
    <w:p w14:paraId="72C4C148" w14:textId="77777777" w:rsidR="00CC745E" w:rsidRDefault="00CC745E" w:rsidP="000E147B">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4C78" w14:textId="77777777" w:rsidR="009417EC" w:rsidRDefault="009417EC" w:rsidP="002E776F">
    <w:pPr>
      <w:pStyle w:val="Encabezado"/>
      <w:ind w:right="-283"/>
    </w:pPr>
    <w:r>
      <w:rPr>
        <w:noProof/>
        <w:lang w:val="es-ES_tradnl" w:eastAsia="es-ES_tradnl"/>
      </w:rPr>
      <w:drawing>
        <wp:anchor distT="0" distB="0" distL="114300" distR="114300" simplePos="0" relativeHeight="251660288" behindDoc="0" locked="0" layoutInCell="1" allowOverlap="1" wp14:anchorId="2631C45D" wp14:editId="5E46F65B">
          <wp:simplePos x="0" y="0"/>
          <wp:positionH relativeFrom="column">
            <wp:posOffset>3644265</wp:posOffset>
          </wp:positionH>
          <wp:positionV relativeFrom="paragraph">
            <wp:posOffset>88265</wp:posOffset>
          </wp:positionV>
          <wp:extent cx="2159000" cy="897255"/>
          <wp:effectExtent l="0" t="0" r="0" b="0"/>
          <wp:wrapSquare wrapText="r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cera-derecha-compressor.jpg"/>
                  <pic:cNvPicPr/>
                </pic:nvPicPr>
                <pic:blipFill>
                  <a:blip r:embed="rId1">
                    <a:extLst>
                      <a:ext uri="{28A0092B-C50C-407E-A947-70E740481C1C}">
                        <a14:useLocalDpi xmlns:a14="http://schemas.microsoft.com/office/drawing/2010/main" val="0"/>
                      </a:ext>
                    </a:extLst>
                  </a:blip>
                  <a:stretch>
                    <a:fillRect/>
                  </a:stretch>
                </pic:blipFill>
                <pic:spPr>
                  <a:xfrm>
                    <a:off x="0" y="0"/>
                    <a:ext cx="2159000" cy="8972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04BF2"/>
    <w:multiLevelType w:val="hybridMultilevel"/>
    <w:tmpl w:val="7DE438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AD2E25"/>
    <w:multiLevelType w:val="multilevel"/>
    <w:tmpl w:val="85AA6B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B025983"/>
    <w:multiLevelType w:val="hybridMultilevel"/>
    <w:tmpl w:val="4394F9DA"/>
    <w:lvl w:ilvl="0" w:tplc="21BC7A90">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de Microsoft Office">
    <w15:presenceInfo w15:providerId="None" w15:userId="Usuario de Microsoft Off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BB7"/>
    <w:rsid w:val="00002034"/>
    <w:rsid w:val="00002405"/>
    <w:rsid w:val="00004FD6"/>
    <w:rsid w:val="00011C41"/>
    <w:rsid w:val="0001208F"/>
    <w:rsid w:val="00013BBF"/>
    <w:rsid w:val="0001532E"/>
    <w:rsid w:val="00030C22"/>
    <w:rsid w:val="00031A83"/>
    <w:rsid w:val="000349A0"/>
    <w:rsid w:val="000366B6"/>
    <w:rsid w:val="00041DBD"/>
    <w:rsid w:val="000450B7"/>
    <w:rsid w:val="00045325"/>
    <w:rsid w:val="00051309"/>
    <w:rsid w:val="0005519A"/>
    <w:rsid w:val="00060059"/>
    <w:rsid w:val="000608D2"/>
    <w:rsid w:val="00070DC9"/>
    <w:rsid w:val="00081956"/>
    <w:rsid w:val="0008271A"/>
    <w:rsid w:val="00087EDE"/>
    <w:rsid w:val="000966AF"/>
    <w:rsid w:val="000A12BC"/>
    <w:rsid w:val="000B2C2D"/>
    <w:rsid w:val="000B57EC"/>
    <w:rsid w:val="000C1E3D"/>
    <w:rsid w:val="000C6EAE"/>
    <w:rsid w:val="000D303A"/>
    <w:rsid w:val="000D32FF"/>
    <w:rsid w:val="000E147B"/>
    <w:rsid w:val="00102C86"/>
    <w:rsid w:val="00105D6D"/>
    <w:rsid w:val="00105FFB"/>
    <w:rsid w:val="00116414"/>
    <w:rsid w:val="00124910"/>
    <w:rsid w:val="00125C17"/>
    <w:rsid w:val="001352AE"/>
    <w:rsid w:val="00141655"/>
    <w:rsid w:val="001447FF"/>
    <w:rsid w:val="00146D88"/>
    <w:rsid w:val="00150839"/>
    <w:rsid w:val="00155144"/>
    <w:rsid w:val="00155A48"/>
    <w:rsid w:val="00156570"/>
    <w:rsid w:val="00170E32"/>
    <w:rsid w:val="00184823"/>
    <w:rsid w:val="001908B2"/>
    <w:rsid w:val="0019305A"/>
    <w:rsid w:val="00195C28"/>
    <w:rsid w:val="001A4437"/>
    <w:rsid w:val="001A61C0"/>
    <w:rsid w:val="001B0F44"/>
    <w:rsid w:val="001B246A"/>
    <w:rsid w:val="001B530D"/>
    <w:rsid w:val="001C11DC"/>
    <w:rsid w:val="001C2DE6"/>
    <w:rsid w:val="001D2920"/>
    <w:rsid w:val="001E4496"/>
    <w:rsid w:val="001E5598"/>
    <w:rsid w:val="001E7548"/>
    <w:rsid w:val="001F7168"/>
    <w:rsid w:val="002027E6"/>
    <w:rsid w:val="00203AF0"/>
    <w:rsid w:val="00217BB7"/>
    <w:rsid w:val="00220375"/>
    <w:rsid w:val="00224F64"/>
    <w:rsid w:val="002264B6"/>
    <w:rsid w:val="00240A71"/>
    <w:rsid w:val="0024174D"/>
    <w:rsid w:val="002435FE"/>
    <w:rsid w:val="00244AA9"/>
    <w:rsid w:val="00250977"/>
    <w:rsid w:val="00251781"/>
    <w:rsid w:val="00254D23"/>
    <w:rsid w:val="00257D99"/>
    <w:rsid w:val="00260684"/>
    <w:rsid w:val="00270B1F"/>
    <w:rsid w:val="00275C59"/>
    <w:rsid w:val="002813CC"/>
    <w:rsid w:val="002875F3"/>
    <w:rsid w:val="0029079E"/>
    <w:rsid w:val="00291396"/>
    <w:rsid w:val="00293DE3"/>
    <w:rsid w:val="002A676F"/>
    <w:rsid w:val="002A6CCF"/>
    <w:rsid w:val="002A76B8"/>
    <w:rsid w:val="002B27FD"/>
    <w:rsid w:val="002C23D0"/>
    <w:rsid w:val="002C290B"/>
    <w:rsid w:val="002C3A82"/>
    <w:rsid w:val="002D08CA"/>
    <w:rsid w:val="002D3471"/>
    <w:rsid w:val="002D354B"/>
    <w:rsid w:val="002D3990"/>
    <w:rsid w:val="002D50D9"/>
    <w:rsid w:val="002E776F"/>
    <w:rsid w:val="002F116E"/>
    <w:rsid w:val="002F51E8"/>
    <w:rsid w:val="002F65AE"/>
    <w:rsid w:val="003053E4"/>
    <w:rsid w:val="0031169D"/>
    <w:rsid w:val="00312E50"/>
    <w:rsid w:val="00316FC0"/>
    <w:rsid w:val="003178BF"/>
    <w:rsid w:val="00321CC2"/>
    <w:rsid w:val="00326BF2"/>
    <w:rsid w:val="003300DB"/>
    <w:rsid w:val="003371AE"/>
    <w:rsid w:val="00345D4C"/>
    <w:rsid w:val="00347E84"/>
    <w:rsid w:val="00351A62"/>
    <w:rsid w:val="00356A46"/>
    <w:rsid w:val="00357710"/>
    <w:rsid w:val="00361482"/>
    <w:rsid w:val="00363943"/>
    <w:rsid w:val="00367990"/>
    <w:rsid w:val="0037378F"/>
    <w:rsid w:val="003818BA"/>
    <w:rsid w:val="00382C6D"/>
    <w:rsid w:val="00385824"/>
    <w:rsid w:val="00391309"/>
    <w:rsid w:val="00391351"/>
    <w:rsid w:val="00392900"/>
    <w:rsid w:val="00393886"/>
    <w:rsid w:val="003968AB"/>
    <w:rsid w:val="003A02E5"/>
    <w:rsid w:val="003A0562"/>
    <w:rsid w:val="003A4D23"/>
    <w:rsid w:val="003A54FA"/>
    <w:rsid w:val="003B3EFE"/>
    <w:rsid w:val="003B77C5"/>
    <w:rsid w:val="003C4332"/>
    <w:rsid w:val="003D316F"/>
    <w:rsid w:val="003D32D8"/>
    <w:rsid w:val="003D4688"/>
    <w:rsid w:val="003D4A27"/>
    <w:rsid w:val="003F002D"/>
    <w:rsid w:val="003F166E"/>
    <w:rsid w:val="003F4201"/>
    <w:rsid w:val="0040223A"/>
    <w:rsid w:val="004039AA"/>
    <w:rsid w:val="0041368E"/>
    <w:rsid w:val="004136E1"/>
    <w:rsid w:val="00413FC0"/>
    <w:rsid w:val="0041625C"/>
    <w:rsid w:val="004174C2"/>
    <w:rsid w:val="00425FFE"/>
    <w:rsid w:val="004303D7"/>
    <w:rsid w:val="00430939"/>
    <w:rsid w:val="00431E0C"/>
    <w:rsid w:val="00442F5B"/>
    <w:rsid w:val="00451F18"/>
    <w:rsid w:val="004559DE"/>
    <w:rsid w:val="0045775F"/>
    <w:rsid w:val="00457C16"/>
    <w:rsid w:val="00463A00"/>
    <w:rsid w:val="0047735E"/>
    <w:rsid w:val="00482F6D"/>
    <w:rsid w:val="00491128"/>
    <w:rsid w:val="00491C43"/>
    <w:rsid w:val="004979B0"/>
    <w:rsid w:val="004A0A1C"/>
    <w:rsid w:val="004A690E"/>
    <w:rsid w:val="004B23DB"/>
    <w:rsid w:val="004C12DD"/>
    <w:rsid w:val="004C42DF"/>
    <w:rsid w:val="004D2618"/>
    <w:rsid w:val="004D4E01"/>
    <w:rsid w:val="004E328E"/>
    <w:rsid w:val="004E32E3"/>
    <w:rsid w:val="004E3A8E"/>
    <w:rsid w:val="004E778C"/>
    <w:rsid w:val="00503441"/>
    <w:rsid w:val="00513AA9"/>
    <w:rsid w:val="00514B08"/>
    <w:rsid w:val="00521E03"/>
    <w:rsid w:val="005229E4"/>
    <w:rsid w:val="005240F8"/>
    <w:rsid w:val="00527429"/>
    <w:rsid w:val="00541B20"/>
    <w:rsid w:val="00543CC2"/>
    <w:rsid w:val="00546065"/>
    <w:rsid w:val="0054682B"/>
    <w:rsid w:val="00547215"/>
    <w:rsid w:val="00556886"/>
    <w:rsid w:val="005645ED"/>
    <w:rsid w:val="00570194"/>
    <w:rsid w:val="0057417F"/>
    <w:rsid w:val="005765A3"/>
    <w:rsid w:val="00586555"/>
    <w:rsid w:val="00586AFF"/>
    <w:rsid w:val="00594CA7"/>
    <w:rsid w:val="005A1733"/>
    <w:rsid w:val="005A5451"/>
    <w:rsid w:val="005A72E5"/>
    <w:rsid w:val="005B043D"/>
    <w:rsid w:val="005B0F27"/>
    <w:rsid w:val="005B745C"/>
    <w:rsid w:val="005C3885"/>
    <w:rsid w:val="005C7AF6"/>
    <w:rsid w:val="005D16A1"/>
    <w:rsid w:val="005E44F6"/>
    <w:rsid w:val="005F2126"/>
    <w:rsid w:val="005F79CA"/>
    <w:rsid w:val="0060141F"/>
    <w:rsid w:val="0060259C"/>
    <w:rsid w:val="00610307"/>
    <w:rsid w:val="006119AF"/>
    <w:rsid w:val="0062419D"/>
    <w:rsid w:val="00625129"/>
    <w:rsid w:val="00626CCC"/>
    <w:rsid w:val="006275E4"/>
    <w:rsid w:val="006340BE"/>
    <w:rsid w:val="00636208"/>
    <w:rsid w:val="00644030"/>
    <w:rsid w:val="00647270"/>
    <w:rsid w:val="00650064"/>
    <w:rsid w:val="00667199"/>
    <w:rsid w:val="006777D6"/>
    <w:rsid w:val="00682EBD"/>
    <w:rsid w:val="00684C7D"/>
    <w:rsid w:val="006937DE"/>
    <w:rsid w:val="0069480E"/>
    <w:rsid w:val="00696CBF"/>
    <w:rsid w:val="006A3F17"/>
    <w:rsid w:val="006B14A9"/>
    <w:rsid w:val="006C1966"/>
    <w:rsid w:val="006C3BFB"/>
    <w:rsid w:val="006C56F4"/>
    <w:rsid w:val="006C7798"/>
    <w:rsid w:val="006D5148"/>
    <w:rsid w:val="006F7C2C"/>
    <w:rsid w:val="00713386"/>
    <w:rsid w:val="00713599"/>
    <w:rsid w:val="0072345E"/>
    <w:rsid w:val="0072592A"/>
    <w:rsid w:val="00731D9E"/>
    <w:rsid w:val="00736E2A"/>
    <w:rsid w:val="00743C6E"/>
    <w:rsid w:val="00744954"/>
    <w:rsid w:val="00745C33"/>
    <w:rsid w:val="00754301"/>
    <w:rsid w:val="00756412"/>
    <w:rsid w:val="00757DAE"/>
    <w:rsid w:val="00762458"/>
    <w:rsid w:val="00763F78"/>
    <w:rsid w:val="00765322"/>
    <w:rsid w:val="00765EC3"/>
    <w:rsid w:val="00770D8E"/>
    <w:rsid w:val="007804CB"/>
    <w:rsid w:val="007873B6"/>
    <w:rsid w:val="007971B2"/>
    <w:rsid w:val="007A21B3"/>
    <w:rsid w:val="007C026A"/>
    <w:rsid w:val="007C171D"/>
    <w:rsid w:val="007C5C1A"/>
    <w:rsid w:val="007D1BEF"/>
    <w:rsid w:val="007E15FF"/>
    <w:rsid w:val="007F7A53"/>
    <w:rsid w:val="007F7BD7"/>
    <w:rsid w:val="008062AD"/>
    <w:rsid w:val="00807884"/>
    <w:rsid w:val="00814770"/>
    <w:rsid w:val="00820190"/>
    <w:rsid w:val="0082143F"/>
    <w:rsid w:val="00832C21"/>
    <w:rsid w:val="0084557B"/>
    <w:rsid w:val="0085002B"/>
    <w:rsid w:val="00850D0C"/>
    <w:rsid w:val="0085117F"/>
    <w:rsid w:val="00854E6C"/>
    <w:rsid w:val="00855B0C"/>
    <w:rsid w:val="008609E3"/>
    <w:rsid w:val="00861B05"/>
    <w:rsid w:val="008626EA"/>
    <w:rsid w:val="00870D29"/>
    <w:rsid w:val="0087283E"/>
    <w:rsid w:val="008729FD"/>
    <w:rsid w:val="00883E61"/>
    <w:rsid w:val="008847F7"/>
    <w:rsid w:val="008A2D90"/>
    <w:rsid w:val="008A4E12"/>
    <w:rsid w:val="008A56DA"/>
    <w:rsid w:val="008A5E81"/>
    <w:rsid w:val="008A66AE"/>
    <w:rsid w:val="008A6AC3"/>
    <w:rsid w:val="008B3C1D"/>
    <w:rsid w:val="008B4C87"/>
    <w:rsid w:val="008B6FB5"/>
    <w:rsid w:val="008B70AA"/>
    <w:rsid w:val="008C76AA"/>
    <w:rsid w:val="008C787C"/>
    <w:rsid w:val="008E04C8"/>
    <w:rsid w:val="008E340C"/>
    <w:rsid w:val="008F0E49"/>
    <w:rsid w:val="008F3F62"/>
    <w:rsid w:val="008F497F"/>
    <w:rsid w:val="008F66D8"/>
    <w:rsid w:val="00900097"/>
    <w:rsid w:val="00901DEA"/>
    <w:rsid w:val="00901E35"/>
    <w:rsid w:val="00905241"/>
    <w:rsid w:val="0091055A"/>
    <w:rsid w:val="00910C74"/>
    <w:rsid w:val="009255CC"/>
    <w:rsid w:val="00926262"/>
    <w:rsid w:val="00932352"/>
    <w:rsid w:val="00940AC1"/>
    <w:rsid w:val="009417EC"/>
    <w:rsid w:val="00945E60"/>
    <w:rsid w:val="00946094"/>
    <w:rsid w:val="0095573B"/>
    <w:rsid w:val="00955C9C"/>
    <w:rsid w:val="00963E2C"/>
    <w:rsid w:val="009670B3"/>
    <w:rsid w:val="00967F16"/>
    <w:rsid w:val="009760DD"/>
    <w:rsid w:val="00984845"/>
    <w:rsid w:val="00984BDD"/>
    <w:rsid w:val="00984DB9"/>
    <w:rsid w:val="00985741"/>
    <w:rsid w:val="009868E5"/>
    <w:rsid w:val="00987694"/>
    <w:rsid w:val="009876D8"/>
    <w:rsid w:val="00987F3D"/>
    <w:rsid w:val="009949C6"/>
    <w:rsid w:val="009A28BB"/>
    <w:rsid w:val="009A440B"/>
    <w:rsid w:val="009A76C1"/>
    <w:rsid w:val="009B07B4"/>
    <w:rsid w:val="009B0D02"/>
    <w:rsid w:val="009D0169"/>
    <w:rsid w:val="009E5AEA"/>
    <w:rsid w:val="009F1D8E"/>
    <w:rsid w:val="009F5770"/>
    <w:rsid w:val="009F69CA"/>
    <w:rsid w:val="009F6DB3"/>
    <w:rsid w:val="00A031F1"/>
    <w:rsid w:val="00A03B2A"/>
    <w:rsid w:val="00A05568"/>
    <w:rsid w:val="00A1455E"/>
    <w:rsid w:val="00A15B77"/>
    <w:rsid w:val="00A21B17"/>
    <w:rsid w:val="00A23E4C"/>
    <w:rsid w:val="00A276B3"/>
    <w:rsid w:val="00A27BFF"/>
    <w:rsid w:val="00A30F0B"/>
    <w:rsid w:val="00A47BA8"/>
    <w:rsid w:val="00A51740"/>
    <w:rsid w:val="00A5195C"/>
    <w:rsid w:val="00A549F3"/>
    <w:rsid w:val="00A557C7"/>
    <w:rsid w:val="00A65437"/>
    <w:rsid w:val="00A70E82"/>
    <w:rsid w:val="00A8076B"/>
    <w:rsid w:val="00A87A12"/>
    <w:rsid w:val="00A92E6D"/>
    <w:rsid w:val="00A959A8"/>
    <w:rsid w:val="00A96D7E"/>
    <w:rsid w:val="00A971AE"/>
    <w:rsid w:val="00AA5140"/>
    <w:rsid w:val="00AB0EC5"/>
    <w:rsid w:val="00AB105A"/>
    <w:rsid w:val="00AB4A01"/>
    <w:rsid w:val="00AB686F"/>
    <w:rsid w:val="00AC1C68"/>
    <w:rsid w:val="00AD3CD8"/>
    <w:rsid w:val="00AD3D77"/>
    <w:rsid w:val="00AD55CC"/>
    <w:rsid w:val="00AD6704"/>
    <w:rsid w:val="00AE1321"/>
    <w:rsid w:val="00AE2757"/>
    <w:rsid w:val="00AE55B4"/>
    <w:rsid w:val="00AF0FE8"/>
    <w:rsid w:val="00AF3DC9"/>
    <w:rsid w:val="00AF4439"/>
    <w:rsid w:val="00AF5A3C"/>
    <w:rsid w:val="00AF7A18"/>
    <w:rsid w:val="00B059DE"/>
    <w:rsid w:val="00B069F6"/>
    <w:rsid w:val="00B156DB"/>
    <w:rsid w:val="00B2251C"/>
    <w:rsid w:val="00B335DD"/>
    <w:rsid w:val="00B35BDC"/>
    <w:rsid w:val="00B37307"/>
    <w:rsid w:val="00B4142D"/>
    <w:rsid w:val="00B46603"/>
    <w:rsid w:val="00B5013C"/>
    <w:rsid w:val="00B5517D"/>
    <w:rsid w:val="00B56422"/>
    <w:rsid w:val="00B65D7D"/>
    <w:rsid w:val="00B766C2"/>
    <w:rsid w:val="00B80703"/>
    <w:rsid w:val="00B82237"/>
    <w:rsid w:val="00B82857"/>
    <w:rsid w:val="00B9047F"/>
    <w:rsid w:val="00B91343"/>
    <w:rsid w:val="00B94CFB"/>
    <w:rsid w:val="00BA0F66"/>
    <w:rsid w:val="00BB3D32"/>
    <w:rsid w:val="00BC06EA"/>
    <w:rsid w:val="00BD2766"/>
    <w:rsid w:val="00BD3389"/>
    <w:rsid w:val="00BD66A0"/>
    <w:rsid w:val="00BE3FF9"/>
    <w:rsid w:val="00BE57BF"/>
    <w:rsid w:val="00BE7C1B"/>
    <w:rsid w:val="00C01166"/>
    <w:rsid w:val="00C032BA"/>
    <w:rsid w:val="00C17A8E"/>
    <w:rsid w:val="00C3055A"/>
    <w:rsid w:val="00C35D2F"/>
    <w:rsid w:val="00C4583A"/>
    <w:rsid w:val="00C544A7"/>
    <w:rsid w:val="00C61151"/>
    <w:rsid w:val="00C62C32"/>
    <w:rsid w:val="00C6487A"/>
    <w:rsid w:val="00C727A2"/>
    <w:rsid w:val="00C746E2"/>
    <w:rsid w:val="00C75F8F"/>
    <w:rsid w:val="00C82278"/>
    <w:rsid w:val="00C85470"/>
    <w:rsid w:val="00C8555C"/>
    <w:rsid w:val="00C8679E"/>
    <w:rsid w:val="00CA209F"/>
    <w:rsid w:val="00CA61F4"/>
    <w:rsid w:val="00CB15BC"/>
    <w:rsid w:val="00CB3F5A"/>
    <w:rsid w:val="00CB6F57"/>
    <w:rsid w:val="00CC0876"/>
    <w:rsid w:val="00CC745E"/>
    <w:rsid w:val="00CD1889"/>
    <w:rsid w:val="00CD1984"/>
    <w:rsid w:val="00CD4CEE"/>
    <w:rsid w:val="00CD7027"/>
    <w:rsid w:val="00CE005D"/>
    <w:rsid w:val="00CE2FD6"/>
    <w:rsid w:val="00CE4371"/>
    <w:rsid w:val="00CE438E"/>
    <w:rsid w:val="00CF44BE"/>
    <w:rsid w:val="00CF4B7F"/>
    <w:rsid w:val="00D06E52"/>
    <w:rsid w:val="00D15433"/>
    <w:rsid w:val="00D15CB1"/>
    <w:rsid w:val="00D169CC"/>
    <w:rsid w:val="00D2043D"/>
    <w:rsid w:val="00D254A5"/>
    <w:rsid w:val="00D27831"/>
    <w:rsid w:val="00D350AF"/>
    <w:rsid w:val="00D37334"/>
    <w:rsid w:val="00D40DFB"/>
    <w:rsid w:val="00D60D73"/>
    <w:rsid w:val="00D62AC8"/>
    <w:rsid w:val="00D71C52"/>
    <w:rsid w:val="00D80B52"/>
    <w:rsid w:val="00D83051"/>
    <w:rsid w:val="00D91EC0"/>
    <w:rsid w:val="00D92245"/>
    <w:rsid w:val="00D94B73"/>
    <w:rsid w:val="00D97F40"/>
    <w:rsid w:val="00DA1701"/>
    <w:rsid w:val="00DA2B26"/>
    <w:rsid w:val="00DA375D"/>
    <w:rsid w:val="00DA6C8C"/>
    <w:rsid w:val="00DA73E5"/>
    <w:rsid w:val="00DB022B"/>
    <w:rsid w:val="00DB2DF4"/>
    <w:rsid w:val="00DB6CDF"/>
    <w:rsid w:val="00DC6ECC"/>
    <w:rsid w:val="00DC7659"/>
    <w:rsid w:val="00DD2FA8"/>
    <w:rsid w:val="00DD4531"/>
    <w:rsid w:val="00DD45F2"/>
    <w:rsid w:val="00DE6F89"/>
    <w:rsid w:val="00DE754B"/>
    <w:rsid w:val="00E01521"/>
    <w:rsid w:val="00E035A2"/>
    <w:rsid w:val="00E14EAB"/>
    <w:rsid w:val="00E159FD"/>
    <w:rsid w:val="00E24334"/>
    <w:rsid w:val="00E25247"/>
    <w:rsid w:val="00E26363"/>
    <w:rsid w:val="00E264CD"/>
    <w:rsid w:val="00E26E92"/>
    <w:rsid w:val="00E2720B"/>
    <w:rsid w:val="00E27739"/>
    <w:rsid w:val="00E3584E"/>
    <w:rsid w:val="00E42810"/>
    <w:rsid w:val="00E4354E"/>
    <w:rsid w:val="00E6618E"/>
    <w:rsid w:val="00E70662"/>
    <w:rsid w:val="00E910BC"/>
    <w:rsid w:val="00E95B1E"/>
    <w:rsid w:val="00EC09BA"/>
    <w:rsid w:val="00ED39A4"/>
    <w:rsid w:val="00EE23D7"/>
    <w:rsid w:val="00EE536B"/>
    <w:rsid w:val="00EE692D"/>
    <w:rsid w:val="00EE7CDE"/>
    <w:rsid w:val="00EF0921"/>
    <w:rsid w:val="00EF37AD"/>
    <w:rsid w:val="00F029ED"/>
    <w:rsid w:val="00F03563"/>
    <w:rsid w:val="00F036BB"/>
    <w:rsid w:val="00F1063B"/>
    <w:rsid w:val="00F14844"/>
    <w:rsid w:val="00F252C9"/>
    <w:rsid w:val="00F2690F"/>
    <w:rsid w:val="00F26EC5"/>
    <w:rsid w:val="00F3241F"/>
    <w:rsid w:val="00F3636E"/>
    <w:rsid w:val="00F3742C"/>
    <w:rsid w:val="00F53BF3"/>
    <w:rsid w:val="00F56903"/>
    <w:rsid w:val="00F57FD3"/>
    <w:rsid w:val="00F62B01"/>
    <w:rsid w:val="00F65078"/>
    <w:rsid w:val="00F66C98"/>
    <w:rsid w:val="00F70CD1"/>
    <w:rsid w:val="00F73D71"/>
    <w:rsid w:val="00F75A2A"/>
    <w:rsid w:val="00F86491"/>
    <w:rsid w:val="00F86C72"/>
    <w:rsid w:val="00F87A57"/>
    <w:rsid w:val="00F9112C"/>
    <w:rsid w:val="00F92954"/>
    <w:rsid w:val="00F94B5B"/>
    <w:rsid w:val="00F95737"/>
    <w:rsid w:val="00F9603B"/>
    <w:rsid w:val="00FB1ECE"/>
    <w:rsid w:val="00FB2F4A"/>
    <w:rsid w:val="00FC0F80"/>
    <w:rsid w:val="00FD3660"/>
    <w:rsid w:val="00FD7137"/>
    <w:rsid w:val="00FE2F97"/>
    <w:rsid w:val="00FE30DE"/>
    <w:rsid w:val="00FE4578"/>
    <w:rsid w:val="00FE4FF7"/>
    <w:rsid w:val="00FE7005"/>
    <w:rsid w:val="00FF0FDB"/>
    <w:rsid w:val="00FF1BF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63238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A53"/>
    <w:pPr>
      <w:spacing w:before="80" w:after="0" w:line="264" w:lineRule="auto"/>
      <w:jc w:val="both"/>
    </w:pPr>
    <w:rPr>
      <w:color w:val="595959" w:themeColor="text1" w:themeTint="A6"/>
    </w:rPr>
  </w:style>
  <w:style w:type="paragraph" w:styleId="Ttulo1">
    <w:name w:val="heading 1"/>
    <w:basedOn w:val="Normal"/>
    <w:next w:val="Normal"/>
    <w:link w:val="Ttulo1Car"/>
    <w:autoRedefine/>
    <w:uiPriority w:val="9"/>
    <w:qFormat/>
    <w:rsid w:val="00E6618E"/>
    <w:pPr>
      <w:keepNext/>
      <w:keepLines/>
      <w:shd w:val="clear" w:color="auto" w:fill="00C18C"/>
      <w:spacing w:before="600" w:after="240"/>
      <w:jc w:val="left"/>
      <w:outlineLvl w:val="0"/>
    </w:pPr>
    <w:rPr>
      <w:rFonts w:ascii="Book Antiqua" w:eastAsiaTheme="majorEastAsia" w:hAnsi="Book Antiqua" w:cstheme="majorBidi"/>
      <w:b/>
      <w:bCs/>
      <w:color w:val="FFFFFF" w:themeColor="background1"/>
      <w:sz w:val="30"/>
      <w:szCs w:val="30"/>
    </w:rPr>
  </w:style>
  <w:style w:type="paragraph" w:styleId="Ttulo2">
    <w:name w:val="heading 2"/>
    <w:basedOn w:val="Normal"/>
    <w:next w:val="Normal"/>
    <w:link w:val="Ttulo2Car"/>
    <w:autoRedefine/>
    <w:uiPriority w:val="9"/>
    <w:unhideWhenUsed/>
    <w:qFormat/>
    <w:rsid w:val="004039AA"/>
    <w:pPr>
      <w:keepNext/>
      <w:keepLines/>
      <w:spacing w:before="240"/>
      <w:outlineLvl w:val="1"/>
    </w:pPr>
    <w:rPr>
      <w:rFonts w:ascii="Book Antiqua" w:eastAsiaTheme="majorEastAsia" w:hAnsi="Book Antiqua" w:cstheme="majorBidi"/>
      <w:b/>
      <w:bCs/>
      <w:color w:val="17B881"/>
      <w:sz w:val="26"/>
      <w:szCs w:val="26"/>
    </w:rPr>
  </w:style>
  <w:style w:type="paragraph" w:styleId="Ttulo3">
    <w:name w:val="heading 3"/>
    <w:basedOn w:val="Normal"/>
    <w:next w:val="Normal"/>
    <w:link w:val="Ttulo3Car"/>
    <w:autoRedefine/>
    <w:uiPriority w:val="9"/>
    <w:unhideWhenUsed/>
    <w:qFormat/>
    <w:rsid w:val="008729FD"/>
    <w:pPr>
      <w:keepNext/>
      <w:keepLines/>
      <w:spacing w:before="240"/>
      <w:outlineLvl w:val="2"/>
    </w:pPr>
    <w:rPr>
      <w:rFonts w:ascii="Book Antiqua" w:eastAsiaTheme="majorEastAsia" w:hAnsi="Book Antiqua" w:cstheme="majorBidi"/>
      <w:b/>
      <w:bCs/>
      <w:color w:val="00C193"/>
    </w:rPr>
  </w:style>
  <w:style w:type="paragraph" w:styleId="Ttulo4">
    <w:name w:val="heading 4"/>
    <w:basedOn w:val="Normal"/>
    <w:next w:val="Normal"/>
    <w:link w:val="Ttulo4Car"/>
    <w:autoRedefine/>
    <w:uiPriority w:val="9"/>
    <w:unhideWhenUsed/>
    <w:qFormat/>
    <w:rsid w:val="004039AA"/>
    <w:pPr>
      <w:keepNext/>
      <w:keepLines/>
      <w:spacing w:before="200"/>
      <w:outlineLvl w:val="3"/>
    </w:pPr>
    <w:rPr>
      <w:rFonts w:ascii="Book Antiqua" w:eastAsiaTheme="majorEastAsia" w:hAnsi="Book Antiqua" w:cstheme="majorBidi"/>
      <w:b/>
      <w:bCs/>
      <w:i/>
      <w:iCs/>
      <w:color w:val="00C18C"/>
      <w:sz w:val="20"/>
      <w:szCs w:val="20"/>
    </w:rPr>
  </w:style>
  <w:style w:type="paragraph" w:styleId="Ttulo5">
    <w:name w:val="heading 5"/>
    <w:basedOn w:val="Normal"/>
    <w:next w:val="Normal"/>
    <w:link w:val="Ttulo5Car"/>
    <w:autoRedefine/>
    <w:uiPriority w:val="9"/>
    <w:unhideWhenUsed/>
    <w:qFormat/>
    <w:rsid w:val="004039AA"/>
    <w:pPr>
      <w:keepNext/>
      <w:keepLines/>
      <w:spacing w:before="200"/>
      <w:outlineLvl w:val="4"/>
    </w:pPr>
    <w:rPr>
      <w:rFonts w:ascii="Book Antiqua" w:eastAsiaTheme="majorEastAsia" w:hAnsi="Book Antiqua" w:cstheme="majorBidi"/>
      <w:b/>
      <w:bCs/>
      <w:color w:val="00C193"/>
      <w:sz w:val="18"/>
      <w:szCs w:val="18"/>
    </w:rPr>
  </w:style>
  <w:style w:type="paragraph" w:styleId="Ttulo6">
    <w:name w:val="heading 6"/>
    <w:basedOn w:val="Normal"/>
    <w:next w:val="Normal"/>
    <w:link w:val="Ttulo6Car"/>
    <w:autoRedefine/>
    <w:uiPriority w:val="9"/>
    <w:unhideWhenUsed/>
    <w:qFormat/>
    <w:rsid w:val="004039AA"/>
    <w:pPr>
      <w:keepNext/>
      <w:keepLines/>
      <w:spacing w:before="200"/>
      <w:outlineLvl w:val="5"/>
    </w:pPr>
    <w:rPr>
      <w:rFonts w:ascii="Book Antiqua" w:eastAsiaTheme="majorEastAsia" w:hAnsi="Book Antiqua" w:cstheme="majorBidi"/>
      <w:b/>
      <w:bCs/>
      <w:i/>
      <w:iCs/>
      <w:color w:val="00C193"/>
      <w:sz w:val="18"/>
      <w:szCs w:val="18"/>
    </w:rPr>
  </w:style>
  <w:style w:type="paragraph" w:styleId="Ttulo7">
    <w:name w:val="heading 7"/>
    <w:basedOn w:val="Normal"/>
    <w:next w:val="Normal"/>
    <w:link w:val="Ttulo7Car"/>
    <w:uiPriority w:val="9"/>
    <w:unhideWhenUsed/>
    <w:rsid w:val="00AC1C68"/>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rsid w:val="00BE57B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rsid w:val="00C6115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autoRedefine/>
    <w:uiPriority w:val="10"/>
    <w:qFormat/>
    <w:rsid w:val="00586AFF"/>
    <w:pPr>
      <w:keepNext/>
      <w:keepLines/>
      <w:pBdr>
        <w:bottom w:val="single" w:sz="12" w:space="1" w:color="00C18C"/>
      </w:pBdr>
      <w:spacing w:before="1560" w:after="60" w:line="240" w:lineRule="auto"/>
      <w:contextualSpacing/>
      <w:jc w:val="left"/>
    </w:pPr>
    <w:rPr>
      <w:rFonts w:ascii="Book Antiqua" w:eastAsiaTheme="majorEastAsia" w:hAnsi="Book Antiqua" w:cstheme="majorBidi"/>
      <w:b/>
      <w:bCs/>
      <w:color w:val="00C1A0"/>
      <w:kern w:val="28"/>
      <w:sz w:val="48"/>
      <w:szCs w:val="48"/>
    </w:rPr>
  </w:style>
  <w:style w:type="character" w:customStyle="1" w:styleId="PuestoCar">
    <w:name w:val="Puesto Car"/>
    <w:basedOn w:val="Fuentedeprrafopredeter"/>
    <w:link w:val="Puesto"/>
    <w:uiPriority w:val="10"/>
    <w:rsid w:val="00586AFF"/>
    <w:rPr>
      <w:rFonts w:ascii="Book Antiqua" w:eastAsiaTheme="majorEastAsia" w:hAnsi="Book Antiqua" w:cstheme="majorBidi"/>
      <w:b/>
      <w:bCs/>
      <w:color w:val="00C1A0"/>
      <w:kern w:val="28"/>
      <w:sz w:val="48"/>
      <w:szCs w:val="48"/>
    </w:rPr>
  </w:style>
  <w:style w:type="paragraph" w:customStyle="1" w:styleId="TipodelDocumento">
    <w:name w:val="Tipo del Documento"/>
    <w:basedOn w:val="Normal"/>
    <w:next w:val="Puesto"/>
    <w:link w:val="TipodelDocumentoCar"/>
    <w:rsid w:val="00FE2F97"/>
    <w:pPr>
      <w:spacing w:before="20"/>
      <w:jc w:val="left"/>
    </w:pPr>
    <w:rPr>
      <w:rFonts w:asciiTheme="majorHAnsi" w:hAnsiTheme="majorHAnsi" w:cstheme="minorHAnsi"/>
      <w:b/>
      <w:sz w:val="20"/>
    </w:rPr>
  </w:style>
  <w:style w:type="paragraph" w:customStyle="1" w:styleId="FuentedelDocumento">
    <w:name w:val="Fuente del Documento"/>
    <w:basedOn w:val="Normal"/>
    <w:link w:val="FuentedelDocumentoCar"/>
    <w:rsid w:val="00FE2F97"/>
    <w:pPr>
      <w:spacing w:before="360"/>
      <w:contextualSpacing/>
      <w:jc w:val="left"/>
    </w:pPr>
    <w:rPr>
      <w:rFonts w:asciiTheme="majorHAnsi" w:hAnsiTheme="majorHAnsi"/>
      <w:sz w:val="16"/>
    </w:rPr>
  </w:style>
  <w:style w:type="character" w:customStyle="1" w:styleId="TipodelDocumentoCar">
    <w:name w:val="Tipo del Documento Car"/>
    <w:basedOn w:val="Fuentedeprrafopredeter"/>
    <w:link w:val="TipodelDocumento"/>
    <w:rsid w:val="00FE2F97"/>
    <w:rPr>
      <w:rFonts w:asciiTheme="majorHAnsi" w:hAnsiTheme="majorHAnsi" w:cstheme="minorHAnsi"/>
      <w:b/>
      <w:sz w:val="20"/>
    </w:rPr>
  </w:style>
  <w:style w:type="paragraph" w:customStyle="1" w:styleId="AutoresdelDocumento">
    <w:name w:val="Autores del Documento"/>
    <w:basedOn w:val="Normal"/>
    <w:next w:val="PrivacidaddelDocumento"/>
    <w:link w:val="AutoresdelDocumentoCar"/>
    <w:rsid w:val="00442F5B"/>
    <w:pPr>
      <w:spacing w:before="240"/>
      <w:jc w:val="left"/>
    </w:pPr>
    <w:rPr>
      <w:rFonts w:asciiTheme="majorHAnsi" w:hAnsiTheme="majorHAnsi"/>
      <w:i/>
    </w:rPr>
  </w:style>
  <w:style w:type="character" w:customStyle="1" w:styleId="FuentedelDocumentoCar">
    <w:name w:val="Fuente del Documento Car"/>
    <w:basedOn w:val="Fuentedeprrafopredeter"/>
    <w:link w:val="FuentedelDocumento"/>
    <w:rsid w:val="00FE2F97"/>
    <w:rPr>
      <w:rFonts w:asciiTheme="majorHAnsi" w:hAnsiTheme="majorHAnsi"/>
      <w:sz w:val="16"/>
    </w:rPr>
  </w:style>
  <w:style w:type="paragraph" w:customStyle="1" w:styleId="VersindelDocumento">
    <w:name w:val="Versión del Documento"/>
    <w:basedOn w:val="Normal"/>
    <w:next w:val="AutoresdelDocumento"/>
    <w:link w:val="VersindelDocumentoCar"/>
    <w:rsid w:val="003818BA"/>
    <w:pPr>
      <w:keepNext/>
      <w:keepLines/>
      <w:tabs>
        <w:tab w:val="right" w:pos="8504"/>
      </w:tabs>
      <w:spacing w:before="0"/>
      <w:jc w:val="left"/>
    </w:pPr>
    <w:rPr>
      <w:rFonts w:cstheme="minorHAnsi"/>
      <w:sz w:val="20"/>
    </w:rPr>
  </w:style>
  <w:style w:type="character" w:customStyle="1" w:styleId="AutoresdelDocumentoCar">
    <w:name w:val="Autores del Documento Car"/>
    <w:basedOn w:val="Fuentedeprrafopredeter"/>
    <w:link w:val="AutoresdelDocumento"/>
    <w:rsid w:val="00442F5B"/>
    <w:rPr>
      <w:rFonts w:asciiTheme="majorHAnsi" w:hAnsiTheme="majorHAnsi"/>
      <w:i/>
    </w:rPr>
  </w:style>
  <w:style w:type="paragraph" w:styleId="Encabezado">
    <w:name w:val="header"/>
    <w:basedOn w:val="Normal"/>
    <w:link w:val="EncabezadoCar"/>
    <w:uiPriority w:val="99"/>
    <w:unhideWhenUsed/>
    <w:rsid w:val="000E147B"/>
    <w:pPr>
      <w:tabs>
        <w:tab w:val="center" w:pos="4252"/>
        <w:tab w:val="right" w:pos="8504"/>
      </w:tabs>
      <w:spacing w:before="0" w:line="240" w:lineRule="auto"/>
    </w:pPr>
  </w:style>
  <w:style w:type="character" w:customStyle="1" w:styleId="VersindelDocumentoCar">
    <w:name w:val="Versión del Documento Car"/>
    <w:basedOn w:val="Fuentedeprrafopredeter"/>
    <w:link w:val="VersindelDocumento"/>
    <w:rsid w:val="003818BA"/>
    <w:rPr>
      <w:rFonts w:cstheme="minorHAnsi"/>
      <w:sz w:val="20"/>
    </w:rPr>
  </w:style>
  <w:style w:type="character" w:customStyle="1" w:styleId="EncabezadoCar">
    <w:name w:val="Encabezado Car"/>
    <w:basedOn w:val="Fuentedeprrafopredeter"/>
    <w:link w:val="Encabezado"/>
    <w:uiPriority w:val="99"/>
    <w:rsid w:val="000E147B"/>
  </w:style>
  <w:style w:type="paragraph" w:styleId="Piedepgina">
    <w:name w:val="footer"/>
    <w:basedOn w:val="Normal"/>
    <w:link w:val="PiedepginaCar"/>
    <w:uiPriority w:val="99"/>
    <w:unhideWhenUsed/>
    <w:rsid w:val="000E147B"/>
    <w:pPr>
      <w:spacing w:before="0" w:line="240" w:lineRule="auto"/>
      <w:jc w:val="center"/>
    </w:pPr>
    <w:rPr>
      <w:sz w:val="16"/>
    </w:rPr>
  </w:style>
  <w:style w:type="character" w:customStyle="1" w:styleId="PiedepginaCar">
    <w:name w:val="Pie de página Car"/>
    <w:basedOn w:val="Fuentedeprrafopredeter"/>
    <w:link w:val="Piedepgina"/>
    <w:uiPriority w:val="99"/>
    <w:rsid w:val="000E147B"/>
    <w:rPr>
      <w:sz w:val="16"/>
    </w:rPr>
  </w:style>
  <w:style w:type="character" w:customStyle="1" w:styleId="Ttulo1Car">
    <w:name w:val="Título 1 Car"/>
    <w:basedOn w:val="Fuentedeprrafopredeter"/>
    <w:link w:val="Ttulo1"/>
    <w:uiPriority w:val="9"/>
    <w:rsid w:val="00E6618E"/>
    <w:rPr>
      <w:rFonts w:ascii="Book Antiqua" w:eastAsiaTheme="majorEastAsia" w:hAnsi="Book Antiqua" w:cstheme="majorBidi"/>
      <w:b/>
      <w:bCs/>
      <w:color w:val="FFFFFF" w:themeColor="background1"/>
      <w:sz w:val="30"/>
      <w:szCs w:val="30"/>
      <w:shd w:val="clear" w:color="auto" w:fill="00C18C"/>
    </w:rPr>
  </w:style>
  <w:style w:type="character" w:customStyle="1" w:styleId="Ttulo2Car">
    <w:name w:val="Título 2 Car"/>
    <w:basedOn w:val="Fuentedeprrafopredeter"/>
    <w:link w:val="Ttulo2"/>
    <w:uiPriority w:val="9"/>
    <w:rsid w:val="004039AA"/>
    <w:rPr>
      <w:rFonts w:ascii="Book Antiqua" w:eastAsiaTheme="majorEastAsia" w:hAnsi="Book Antiqua" w:cstheme="majorBidi"/>
      <w:b/>
      <w:bCs/>
      <w:color w:val="17B881"/>
      <w:sz w:val="26"/>
      <w:szCs w:val="26"/>
    </w:rPr>
  </w:style>
  <w:style w:type="character" w:customStyle="1" w:styleId="Ttulo3Car">
    <w:name w:val="Título 3 Car"/>
    <w:basedOn w:val="Fuentedeprrafopredeter"/>
    <w:link w:val="Ttulo3"/>
    <w:uiPriority w:val="9"/>
    <w:rsid w:val="008729FD"/>
    <w:rPr>
      <w:rFonts w:ascii="Book Antiqua" w:eastAsiaTheme="majorEastAsia" w:hAnsi="Book Antiqua" w:cstheme="majorBidi"/>
      <w:b/>
      <w:bCs/>
      <w:color w:val="00C193"/>
    </w:rPr>
  </w:style>
  <w:style w:type="paragraph" w:styleId="Textodeglobo">
    <w:name w:val="Balloon Text"/>
    <w:basedOn w:val="Normal"/>
    <w:link w:val="TextodegloboCar"/>
    <w:uiPriority w:val="99"/>
    <w:semiHidden/>
    <w:unhideWhenUsed/>
    <w:rsid w:val="006340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40BE"/>
    <w:rPr>
      <w:rFonts w:ascii="Tahoma" w:hAnsi="Tahoma" w:cs="Tahoma"/>
      <w:sz w:val="16"/>
      <w:szCs w:val="16"/>
    </w:rPr>
  </w:style>
  <w:style w:type="paragraph" w:styleId="Prrafodelista">
    <w:name w:val="List Paragraph"/>
    <w:basedOn w:val="Normal"/>
    <w:uiPriority w:val="34"/>
    <w:qFormat/>
    <w:rsid w:val="00901DEA"/>
    <w:pPr>
      <w:ind w:left="720"/>
      <w:contextualSpacing/>
    </w:pPr>
  </w:style>
  <w:style w:type="table" w:styleId="Tablaconcuadrcula">
    <w:name w:val="Table Grid"/>
    <w:basedOn w:val="Tablanormal"/>
    <w:uiPriority w:val="59"/>
    <w:rsid w:val="00D06E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odeTabla">
    <w:name w:val="Texto de Tabla"/>
    <w:basedOn w:val="Normal"/>
    <w:link w:val="TextodeTablaCar"/>
    <w:qFormat/>
    <w:rsid w:val="00D06E52"/>
    <w:pPr>
      <w:spacing w:before="20" w:after="20"/>
      <w:jc w:val="left"/>
    </w:pPr>
    <w:rPr>
      <w:sz w:val="18"/>
      <w:szCs w:val="18"/>
    </w:rPr>
  </w:style>
  <w:style w:type="table" w:styleId="Listaclara-nfasis6">
    <w:name w:val="Light List Accent 6"/>
    <w:basedOn w:val="Tablanormal"/>
    <w:uiPriority w:val="61"/>
    <w:rsid w:val="00D06E52"/>
    <w:pPr>
      <w:spacing w:after="0" w:line="240" w:lineRule="auto"/>
    </w:pPr>
    <w:tblPr>
      <w:tblStyleRowBandSize w:val="1"/>
      <w:tblStyleColBandSize w:val="1"/>
      <w:tblInd w:w="0" w:type="dxa"/>
      <w:tblBorders>
        <w:top w:val="single" w:sz="8" w:space="0" w:color="20768C" w:themeColor="accent6"/>
        <w:left w:val="single" w:sz="8" w:space="0" w:color="20768C" w:themeColor="accent6"/>
        <w:bottom w:val="single" w:sz="8" w:space="0" w:color="20768C" w:themeColor="accent6"/>
        <w:right w:val="single" w:sz="8" w:space="0" w:color="2076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0768C" w:themeFill="accent6"/>
      </w:tcPr>
    </w:tblStylePr>
    <w:tblStylePr w:type="lastRow">
      <w:pPr>
        <w:spacing w:before="0" w:after="0" w:line="240" w:lineRule="auto"/>
      </w:pPr>
      <w:rPr>
        <w:b/>
        <w:bCs/>
      </w:rPr>
      <w:tblPr/>
      <w:tcPr>
        <w:tcBorders>
          <w:top w:val="double" w:sz="6" w:space="0" w:color="20768C" w:themeColor="accent6"/>
          <w:left w:val="single" w:sz="8" w:space="0" w:color="20768C" w:themeColor="accent6"/>
          <w:bottom w:val="single" w:sz="8" w:space="0" w:color="20768C" w:themeColor="accent6"/>
          <w:right w:val="single" w:sz="8" w:space="0" w:color="20768C" w:themeColor="accent6"/>
        </w:tcBorders>
      </w:tcPr>
    </w:tblStylePr>
    <w:tblStylePr w:type="firstCol">
      <w:rPr>
        <w:b/>
        <w:bCs/>
      </w:rPr>
    </w:tblStylePr>
    <w:tblStylePr w:type="lastCol">
      <w:rPr>
        <w:b/>
        <w:bCs/>
      </w:rPr>
    </w:tblStylePr>
    <w:tblStylePr w:type="band1Vert">
      <w:tblPr/>
      <w:tcPr>
        <w:tcBorders>
          <w:top w:val="single" w:sz="8" w:space="0" w:color="20768C" w:themeColor="accent6"/>
          <w:left w:val="single" w:sz="8" w:space="0" w:color="20768C" w:themeColor="accent6"/>
          <w:bottom w:val="single" w:sz="8" w:space="0" w:color="20768C" w:themeColor="accent6"/>
          <w:right w:val="single" w:sz="8" w:space="0" w:color="20768C" w:themeColor="accent6"/>
        </w:tcBorders>
      </w:tcPr>
    </w:tblStylePr>
    <w:tblStylePr w:type="band1Horz">
      <w:tblPr/>
      <w:tcPr>
        <w:tcBorders>
          <w:top w:val="single" w:sz="8" w:space="0" w:color="20768C" w:themeColor="accent6"/>
          <w:left w:val="single" w:sz="8" w:space="0" w:color="20768C" w:themeColor="accent6"/>
          <w:bottom w:val="single" w:sz="8" w:space="0" w:color="20768C" w:themeColor="accent6"/>
          <w:right w:val="single" w:sz="8" w:space="0" w:color="20768C" w:themeColor="accent6"/>
        </w:tcBorders>
      </w:tcPr>
    </w:tblStylePr>
  </w:style>
  <w:style w:type="character" w:customStyle="1" w:styleId="TextodeTablaCar">
    <w:name w:val="Texto de Tabla Car"/>
    <w:basedOn w:val="Fuentedeprrafopredeter"/>
    <w:link w:val="TextodeTabla"/>
    <w:rsid w:val="00D06E52"/>
    <w:rPr>
      <w:sz w:val="18"/>
      <w:szCs w:val="18"/>
    </w:rPr>
  </w:style>
  <w:style w:type="paragraph" w:customStyle="1" w:styleId="Separacin">
    <w:name w:val="Separación"/>
    <w:basedOn w:val="Normal"/>
    <w:next w:val="Normal"/>
    <w:rsid w:val="00D06E52"/>
    <w:pPr>
      <w:spacing w:before="0" w:line="120" w:lineRule="exact"/>
    </w:pPr>
  </w:style>
  <w:style w:type="paragraph" w:customStyle="1" w:styleId="PrivacidaddelDocumento">
    <w:name w:val="Privacidad del Documento"/>
    <w:basedOn w:val="Normal"/>
    <w:next w:val="Normal"/>
    <w:link w:val="PrivacidaddelDocumentoCar"/>
    <w:rsid w:val="00FF1BF3"/>
    <w:pPr>
      <w:jc w:val="left"/>
    </w:pPr>
    <w:rPr>
      <w:sz w:val="16"/>
    </w:rPr>
  </w:style>
  <w:style w:type="character" w:customStyle="1" w:styleId="PrivacidaddelDocumentoCar">
    <w:name w:val="Privacidad del Documento Car"/>
    <w:basedOn w:val="Fuentedeprrafopredeter"/>
    <w:link w:val="PrivacidaddelDocumento"/>
    <w:rsid w:val="00FF1BF3"/>
    <w:rPr>
      <w:sz w:val="16"/>
    </w:rPr>
  </w:style>
  <w:style w:type="paragraph" w:customStyle="1" w:styleId="PrivacidaddelDocumentoLimitada">
    <w:name w:val="Privacidad del Documento: Limitada"/>
    <w:basedOn w:val="PrivacidaddelDocumento"/>
    <w:next w:val="Normal"/>
    <w:rsid w:val="00A30F0B"/>
    <w:pPr>
      <w:shd w:val="clear" w:color="auto" w:fill="FFFF66"/>
    </w:pPr>
  </w:style>
  <w:style w:type="paragraph" w:customStyle="1" w:styleId="PrivacidaddelDocumentoComunidad">
    <w:name w:val="Privacidad del Documento: Comunidad"/>
    <w:basedOn w:val="PrivacidaddelDocumento"/>
    <w:next w:val="Normal"/>
    <w:rsid w:val="00A30F0B"/>
    <w:pPr>
      <w:shd w:val="clear" w:color="auto" w:fill="92D050"/>
    </w:pPr>
  </w:style>
  <w:style w:type="paragraph" w:customStyle="1" w:styleId="PrivacidaddelDocumentoRestringida">
    <w:name w:val="Privacidad del Documento: Restringida"/>
    <w:basedOn w:val="PrivacidaddelDocumento"/>
    <w:next w:val="Normal"/>
    <w:rsid w:val="00A30F0B"/>
    <w:pPr>
      <w:shd w:val="clear" w:color="auto" w:fill="C00000"/>
    </w:pPr>
    <w:rPr>
      <w:color w:val="FFFFFF" w:themeColor="background1"/>
    </w:rPr>
  </w:style>
  <w:style w:type="paragraph" w:customStyle="1" w:styleId="PrivacidaddelDocumentoLibre">
    <w:name w:val="Privacidad del Documento: Libre"/>
    <w:basedOn w:val="PrivacidaddelDocumento"/>
    <w:next w:val="Normal"/>
    <w:rsid w:val="00A30F0B"/>
    <w:pPr>
      <w:shd w:val="clear" w:color="auto" w:fill="595959" w:themeFill="text1" w:themeFillTint="A6"/>
    </w:pPr>
    <w:rPr>
      <w:color w:val="FFFFFF" w:themeColor="background1"/>
    </w:rPr>
  </w:style>
  <w:style w:type="table" w:styleId="Sombreadomedio1-nfasis3">
    <w:name w:val="Medium Shading 1 Accent 3"/>
    <w:basedOn w:val="Tablanormal"/>
    <w:uiPriority w:val="63"/>
    <w:rsid w:val="00B82237"/>
    <w:pPr>
      <w:spacing w:after="0" w:line="240" w:lineRule="auto"/>
    </w:p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Listaclara-nfasis3">
    <w:name w:val="Light List Accent 3"/>
    <w:basedOn w:val="Tablanormal"/>
    <w:uiPriority w:val="61"/>
    <w:rsid w:val="00B82237"/>
    <w:pPr>
      <w:spacing w:after="0" w:line="240" w:lineRule="auto"/>
    </w:p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Listaclara-nfasis5">
    <w:name w:val="Light List Accent 5"/>
    <w:basedOn w:val="Tablanormal"/>
    <w:uiPriority w:val="61"/>
    <w:rsid w:val="00B82237"/>
    <w:pPr>
      <w:spacing w:after="0" w:line="240" w:lineRule="auto"/>
    </w:pPr>
    <w:tblPr>
      <w:tblStyleRowBandSize w:val="1"/>
      <w:tblStyleColBandSize w:val="1"/>
      <w:tblInd w:w="0" w:type="dxa"/>
      <w:tblBorders>
        <w:top w:val="single" w:sz="8" w:space="0" w:color="A5D848" w:themeColor="accent5"/>
        <w:left w:val="single" w:sz="8" w:space="0" w:color="A5D848" w:themeColor="accent5"/>
        <w:bottom w:val="single" w:sz="8" w:space="0" w:color="A5D848" w:themeColor="accent5"/>
        <w:right w:val="single" w:sz="8" w:space="0" w:color="A5D84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D848" w:themeFill="accent5"/>
      </w:tcPr>
    </w:tblStylePr>
    <w:tblStylePr w:type="lastRow">
      <w:pPr>
        <w:spacing w:before="0" w:after="0" w:line="240" w:lineRule="auto"/>
      </w:pPr>
      <w:rPr>
        <w:b/>
        <w:bCs/>
      </w:rPr>
      <w:tblPr/>
      <w:tcPr>
        <w:tcBorders>
          <w:top w:val="double" w:sz="6" w:space="0" w:color="A5D848" w:themeColor="accent5"/>
          <w:left w:val="single" w:sz="8" w:space="0" w:color="A5D848" w:themeColor="accent5"/>
          <w:bottom w:val="single" w:sz="8" w:space="0" w:color="A5D848" w:themeColor="accent5"/>
          <w:right w:val="single" w:sz="8" w:space="0" w:color="A5D848" w:themeColor="accent5"/>
        </w:tcBorders>
      </w:tcPr>
    </w:tblStylePr>
    <w:tblStylePr w:type="firstCol">
      <w:rPr>
        <w:b/>
        <w:bCs/>
      </w:rPr>
    </w:tblStylePr>
    <w:tblStylePr w:type="lastCol">
      <w:rPr>
        <w:b/>
        <w:bCs/>
      </w:rPr>
    </w:tblStylePr>
    <w:tblStylePr w:type="band1Vert">
      <w:tblPr/>
      <w:tcPr>
        <w:tcBorders>
          <w:top w:val="single" w:sz="8" w:space="0" w:color="A5D848" w:themeColor="accent5"/>
          <w:left w:val="single" w:sz="8" w:space="0" w:color="A5D848" w:themeColor="accent5"/>
          <w:bottom w:val="single" w:sz="8" w:space="0" w:color="A5D848" w:themeColor="accent5"/>
          <w:right w:val="single" w:sz="8" w:space="0" w:color="A5D848" w:themeColor="accent5"/>
        </w:tcBorders>
      </w:tcPr>
    </w:tblStylePr>
    <w:tblStylePr w:type="band1Horz">
      <w:tblPr/>
      <w:tcPr>
        <w:tcBorders>
          <w:top w:val="single" w:sz="8" w:space="0" w:color="A5D848" w:themeColor="accent5"/>
          <w:left w:val="single" w:sz="8" w:space="0" w:color="A5D848" w:themeColor="accent5"/>
          <w:bottom w:val="single" w:sz="8" w:space="0" w:color="A5D848" w:themeColor="accent5"/>
          <w:right w:val="single" w:sz="8" w:space="0" w:color="A5D848" w:themeColor="accent5"/>
        </w:tcBorders>
      </w:tcPr>
    </w:tblStylePr>
  </w:style>
  <w:style w:type="paragraph" w:styleId="TtulodeTDC">
    <w:name w:val="TOC Heading"/>
    <w:basedOn w:val="Ttulo1"/>
    <w:next w:val="Normal"/>
    <w:uiPriority w:val="39"/>
    <w:semiHidden/>
    <w:unhideWhenUsed/>
    <w:qFormat/>
    <w:rsid w:val="00B35BDC"/>
    <w:pPr>
      <w:spacing w:before="480" w:line="276" w:lineRule="auto"/>
      <w:outlineLvl w:val="9"/>
    </w:pPr>
    <w:rPr>
      <w:sz w:val="28"/>
      <w:szCs w:val="28"/>
      <w:lang w:eastAsia="es-ES"/>
    </w:rPr>
  </w:style>
  <w:style w:type="paragraph" w:styleId="TDC2">
    <w:name w:val="toc 2"/>
    <w:basedOn w:val="Normal"/>
    <w:next w:val="Normal"/>
    <w:autoRedefine/>
    <w:uiPriority w:val="39"/>
    <w:unhideWhenUsed/>
    <w:qFormat/>
    <w:rsid w:val="00B35BDC"/>
    <w:pPr>
      <w:spacing w:before="0"/>
      <w:ind w:left="220"/>
      <w:jc w:val="left"/>
    </w:pPr>
    <w:rPr>
      <w:i/>
    </w:rPr>
  </w:style>
  <w:style w:type="paragraph" w:styleId="TDC1">
    <w:name w:val="toc 1"/>
    <w:basedOn w:val="Normal"/>
    <w:next w:val="Normal"/>
    <w:autoRedefine/>
    <w:uiPriority w:val="39"/>
    <w:unhideWhenUsed/>
    <w:qFormat/>
    <w:rsid w:val="00EF0921"/>
    <w:pPr>
      <w:tabs>
        <w:tab w:val="right" w:pos="8494"/>
      </w:tabs>
      <w:spacing w:before="960"/>
      <w:jc w:val="left"/>
    </w:pPr>
    <w:rPr>
      <w:b/>
    </w:rPr>
  </w:style>
  <w:style w:type="paragraph" w:styleId="TDC3">
    <w:name w:val="toc 3"/>
    <w:basedOn w:val="Normal"/>
    <w:next w:val="Normal"/>
    <w:autoRedefine/>
    <w:uiPriority w:val="39"/>
    <w:unhideWhenUsed/>
    <w:qFormat/>
    <w:rsid w:val="00B35BDC"/>
    <w:pPr>
      <w:spacing w:before="0"/>
      <w:ind w:left="440"/>
      <w:jc w:val="left"/>
    </w:pPr>
  </w:style>
  <w:style w:type="character" w:styleId="Hipervnculo">
    <w:name w:val="Hyperlink"/>
    <w:basedOn w:val="Fuentedeprrafopredeter"/>
    <w:uiPriority w:val="99"/>
    <w:unhideWhenUsed/>
    <w:rsid w:val="00B35BDC"/>
    <w:rPr>
      <w:color w:val="7AB6E8" w:themeColor="hyperlink"/>
      <w:u w:val="single"/>
    </w:rPr>
  </w:style>
  <w:style w:type="paragraph" w:customStyle="1" w:styleId="Ttulo1noTDC">
    <w:name w:val="Título 1 no TDC"/>
    <w:basedOn w:val="Ttulo1"/>
    <w:next w:val="Normal"/>
    <w:link w:val="Ttulo1noTDCCar"/>
    <w:rsid w:val="00757DAE"/>
    <w:pPr>
      <w:outlineLvl w:val="9"/>
    </w:pPr>
  </w:style>
  <w:style w:type="character" w:customStyle="1" w:styleId="Ttulo1noTDCCar">
    <w:name w:val="Título 1 no TDC Car"/>
    <w:basedOn w:val="Ttulo1Car"/>
    <w:link w:val="Ttulo1noTDC"/>
    <w:rsid w:val="00757DAE"/>
    <w:rPr>
      <w:rFonts w:asciiTheme="majorHAnsi" w:eastAsiaTheme="majorEastAsia" w:hAnsiTheme="majorHAnsi" w:cstheme="majorBidi"/>
      <w:b/>
      <w:bCs/>
      <w:color w:val="25A2E5" w:themeColor="accent1" w:themeShade="BF"/>
      <w:sz w:val="30"/>
      <w:szCs w:val="30"/>
      <w:shd w:val="clear" w:color="auto" w:fill="7EC6E8"/>
    </w:rPr>
  </w:style>
  <w:style w:type="paragraph" w:styleId="Descripcin">
    <w:name w:val="caption"/>
    <w:basedOn w:val="Normal"/>
    <w:next w:val="Normal"/>
    <w:autoRedefine/>
    <w:uiPriority w:val="35"/>
    <w:unhideWhenUsed/>
    <w:qFormat/>
    <w:rsid w:val="00FE4FF7"/>
    <w:pPr>
      <w:keepLines/>
      <w:spacing w:before="60" w:after="120" w:line="240" w:lineRule="auto"/>
      <w:contextualSpacing/>
      <w:jc w:val="center"/>
    </w:pPr>
    <w:rPr>
      <w:rFonts w:ascii="Book Antiqua" w:hAnsi="Book Antiqua"/>
      <w:bCs/>
      <w:color w:val="FF0000"/>
      <w:sz w:val="18"/>
      <w:szCs w:val="18"/>
    </w:rPr>
  </w:style>
  <w:style w:type="paragraph" w:customStyle="1" w:styleId="Figura">
    <w:name w:val="Figura"/>
    <w:basedOn w:val="Normal"/>
    <w:next w:val="Descripcin"/>
    <w:autoRedefine/>
    <w:qFormat/>
    <w:rsid w:val="00F14844"/>
    <w:pPr>
      <w:keepNext/>
      <w:keepLines/>
      <w:spacing w:before="120" w:after="120" w:line="240" w:lineRule="auto"/>
      <w:contextualSpacing/>
      <w:jc w:val="center"/>
    </w:pPr>
    <w:rPr>
      <w:noProof/>
      <w:lang w:eastAsia="es-ES"/>
    </w:rPr>
  </w:style>
  <w:style w:type="paragraph" w:styleId="Sinespaciado">
    <w:name w:val="No Spacing"/>
    <w:link w:val="SinespaciadoCar"/>
    <w:qFormat/>
    <w:rsid w:val="008B6FB5"/>
    <w:pPr>
      <w:spacing w:after="0" w:line="240" w:lineRule="auto"/>
    </w:pPr>
    <w:rPr>
      <w:rFonts w:ascii="PMingLiU" w:eastAsiaTheme="minorEastAsia" w:hAnsi="PMingLiU"/>
      <w:lang w:val="es-ES_tradnl" w:eastAsia="es-ES"/>
    </w:rPr>
  </w:style>
  <w:style w:type="character" w:customStyle="1" w:styleId="SinespaciadoCar">
    <w:name w:val="Sin espaciado Car"/>
    <w:basedOn w:val="Fuentedeprrafopredeter"/>
    <w:link w:val="Sinespaciado"/>
    <w:rsid w:val="008B6FB5"/>
    <w:rPr>
      <w:rFonts w:ascii="PMingLiU" w:eastAsiaTheme="minorEastAsia" w:hAnsi="PMingLiU"/>
      <w:lang w:val="es-ES_tradnl" w:eastAsia="es-ES"/>
    </w:rPr>
  </w:style>
  <w:style w:type="character" w:customStyle="1" w:styleId="Ttulo4Car">
    <w:name w:val="Título 4 Car"/>
    <w:basedOn w:val="Fuentedeprrafopredeter"/>
    <w:link w:val="Ttulo4"/>
    <w:uiPriority w:val="9"/>
    <w:rsid w:val="004039AA"/>
    <w:rPr>
      <w:rFonts w:ascii="Book Antiqua" w:eastAsiaTheme="majorEastAsia" w:hAnsi="Book Antiqua" w:cstheme="majorBidi"/>
      <w:b/>
      <w:bCs/>
      <w:i/>
      <w:iCs/>
      <w:color w:val="00C18C"/>
      <w:sz w:val="20"/>
      <w:szCs w:val="20"/>
    </w:rPr>
  </w:style>
  <w:style w:type="character" w:customStyle="1" w:styleId="Ttulo5Car">
    <w:name w:val="Título 5 Car"/>
    <w:basedOn w:val="Fuentedeprrafopredeter"/>
    <w:link w:val="Ttulo5"/>
    <w:uiPriority w:val="9"/>
    <w:rsid w:val="004039AA"/>
    <w:rPr>
      <w:rFonts w:ascii="Book Antiqua" w:eastAsiaTheme="majorEastAsia" w:hAnsi="Book Antiqua" w:cstheme="majorBidi"/>
      <w:b/>
      <w:bCs/>
      <w:color w:val="00C193"/>
      <w:sz w:val="18"/>
      <w:szCs w:val="18"/>
    </w:rPr>
  </w:style>
  <w:style w:type="character" w:customStyle="1" w:styleId="Ttulo6Car">
    <w:name w:val="Título 6 Car"/>
    <w:basedOn w:val="Fuentedeprrafopredeter"/>
    <w:link w:val="Ttulo6"/>
    <w:uiPriority w:val="9"/>
    <w:rsid w:val="004039AA"/>
    <w:rPr>
      <w:rFonts w:ascii="Book Antiqua" w:eastAsiaTheme="majorEastAsia" w:hAnsi="Book Antiqua" w:cstheme="majorBidi"/>
      <w:b/>
      <w:bCs/>
      <w:i/>
      <w:iCs/>
      <w:color w:val="00C193"/>
      <w:sz w:val="18"/>
      <w:szCs w:val="18"/>
    </w:rPr>
  </w:style>
  <w:style w:type="character" w:customStyle="1" w:styleId="Ttulo7Car">
    <w:name w:val="Título 7 Car"/>
    <w:basedOn w:val="Fuentedeprrafopredeter"/>
    <w:link w:val="Ttulo7"/>
    <w:uiPriority w:val="9"/>
    <w:rsid w:val="00AC1C68"/>
    <w:rPr>
      <w:rFonts w:asciiTheme="majorHAnsi" w:eastAsiaTheme="majorEastAsia" w:hAnsiTheme="majorHAnsi" w:cstheme="majorBidi"/>
      <w:i/>
      <w:iCs/>
      <w:color w:val="404040" w:themeColor="text1" w:themeTint="BF"/>
    </w:rPr>
  </w:style>
  <w:style w:type="paragraph" w:styleId="Subttulo">
    <w:name w:val="Subtitle"/>
    <w:basedOn w:val="Normal"/>
    <w:next w:val="Normal"/>
    <w:link w:val="SubttuloCar"/>
    <w:autoRedefine/>
    <w:uiPriority w:val="11"/>
    <w:qFormat/>
    <w:rsid w:val="00367990"/>
    <w:pPr>
      <w:numPr>
        <w:ilvl w:val="1"/>
      </w:numPr>
    </w:pPr>
    <w:rPr>
      <w:rFonts w:asciiTheme="majorHAnsi" w:eastAsiaTheme="majorEastAsia" w:hAnsiTheme="majorHAnsi" w:cstheme="majorBidi"/>
      <w:i/>
      <w:iCs/>
      <w:color w:val="808080" w:themeColor="background1" w:themeShade="80"/>
      <w:spacing w:val="15"/>
      <w:sz w:val="24"/>
      <w:szCs w:val="24"/>
    </w:rPr>
  </w:style>
  <w:style w:type="character" w:customStyle="1" w:styleId="SubttuloCar">
    <w:name w:val="Subtítulo Car"/>
    <w:basedOn w:val="Fuentedeprrafopredeter"/>
    <w:link w:val="Subttulo"/>
    <w:uiPriority w:val="11"/>
    <w:rsid w:val="00367990"/>
    <w:rPr>
      <w:rFonts w:asciiTheme="majorHAnsi" w:eastAsiaTheme="majorEastAsia" w:hAnsiTheme="majorHAnsi" w:cstheme="majorBidi"/>
      <w:i/>
      <w:iCs/>
      <w:color w:val="808080" w:themeColor="background1" w:themeShade="80"/>
      <w:spacing w:val="15"/>
      <w:sz w:val="24"/>
      <w:szCs w:val="24"/>
    </w:rPr>
  </w:style>
  <w:style w:type="character" w:customStyle="1" w:styleId="Ttulo8Car">
    <w:name w:val="Título 8 Car"/>
    <w:basedOn w:val="Fuentedeprrafopredeter"/>
    <w:link w:val="Ttulo8"/>
    <w:uiPriority w:val="9"/>
    <w:rsid w:val="00BE57BF"/>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C61151"/>
    <w:rPr>
      <w:rFonts w:asciiTheme="majorHAnsi" w:eastAsiaTheme="majorEastAsia" w:hAnsiTheme="majorHAnsi" w:cstheme="majorBidi"/>
      <w:i/>
      <w:iCs/>
      <w:color w:val="404040" w:themeColor="text1" w:themeTint="BF"/>
      <w:sz w:val="20"/>
      <w:szCs w:val="20"/>
    </w:rPr>
  </w:style>
  <w:style w:type="character" w:styleId="Referenciaintensa">
    <w:name w:val="Intense Reference"/>
    <w:basedOn w:val="Fuentedeprrafopredeter"/>
    <w:uiPriority w:val="32"/>
    <w:qFormat/>
    <w:rsid w:val="00C727A2"/>
    <w:rPr>
      <w:b/>
      <w:bCs/>
      <w:smallCaps/>
      <w:color w:val="FEA022" w:themeColor="accent2"/>
      <w:spacing w:val="5"/>
      <w:u w:val="single"/>
    </w:rPr>
  </w:style>
  <w:style w:type="character" w:styleId="nfasisintenso">
    <w:name w:val="Intense Emphasis"/>
    <w:basedOn w:val="Fuentedeprrafopredeter"/>
    <w:uiPriority w:val="21"/>
    <w:qFormat/>
    <w:rsid w:val="003968AB"/>
    <w:rPr>
      <w:b/>
      <w:bCs/>
      <w:i/>
      <w:iCs/>
      <w:color w:val="76C5EF" w:themeColor="accent1"/>
    </w:rPr>
  </w:style>
  <w:style w:type="paragraph" w:styleId="Textonotapie">
    <w:name w:val="footnote text"/>
    <w:basedOn w:val="Normal"/>
    <w:link w:val="TextonotapieCar"/>
    <w:autoRedefine/>
    <w:uiPriority w:val="99"/>
    <w:unhideWhenUsed/>
    <w:rsid w:val="0054682B"/>
    <w:pPr>
      <w:spacing w:before="0" w:line="240" w:lineRule="auto"/>
    </w:pPr>
    <w:rPr>
      <w:sz w:val="16"/>
      <w:szCs w:val="24"/>
    </w:rPr>
  </w:style>
  <w:style w:type="character" w:customStyle="1" w:styleId="TextonotapieCar">
    <w:name w:val="Texto nota pie Car"/>
    <w:basedOn w:val="Fuentedeprrafopredeter"/>
    <w:link w:val="Textonotapie"/>
    <w:uiPriority w:val="99"/>
    <w:rsid w:val="0054682B"/>
    <w:rPr>
      <w:color w:val="595959" w:themeColor="text1" w:themeTint="A6"/>
      <w:sz w:val="16"/>
      <w:szCs w:val="24"/>
    </w:rPr>
  </w:style>
  <w:style w:type="character" w:styleId="Refdenotaalpie">
    <w:name w:val="footnote reference"/>
    <w:basedOn w:val="Fuentedeprrafopredeter"/>
    <w:uiPriority w:val="99"/>
    <w:unhideWhenUsed/>
    <w:rsid w:val="00CE4371"/>
    <w:rPr>
      <w:sz w:val="18"/>
      <w:vertAlign w:val="superscript"/>
    </w:rPr>
  </w:style>
  <w:style w:type="paragraph" w:styleId="Bibliografa">
    <w:name w:val="Bibliography"/>
    <w:basedOn w:val="Normal"/>
    <w:next w:val="Normal"/>
    <w:autoRedefine/>
    <w:uiPriority w:val="37"/>
    <w:unhideWhenUsed/>
    <w:qFormat/>
    <w:rsid w:val="007804CB"/>
  </w:style>
  <w:style w:type="character" w:styleId="Nmerodepgina">
    <w:name w:val="page number"/>
    <w:basedOn w:val="Fuentedeprrafopredeter"/>
    <w:uiPriority w:val="99"/>
    <w:semiHidden/>
    <w:unhideWhenUsed/>
    <w:rsid w:val="00586AFF"/>
  </w:style>
  <w:style w:type="character" w:styleId="Hipervnculovisitado">
    <w:name w:val="FollowedHyperlink"/>
    <w:basedOn w:val="Fuentedeprrafopredeter"/>
    <w:uiPriority w:val="99"/>
    <w:semiHidden/>
    <w:unhideWhenUsed/>
    <w:rsid w:val="00586AFF"/>
    <w:rPr>
      <w:color w:val="83B0D3" w:themeColor="followedHyperlink"/>
      <w:u w:val="single"/>
    </w:rPr>
  </w:style>
  <w:style w:type="paragraph" w:styleId="TDC4">
    <w:name w:val="toc 4"/>
    <w:basedOn w:val="Normal"/>
    <w:next w:val="Normal"/>
    <w:autoRedefine/>
    <w:uiPriority w:val="39"/>
    <w:unhideWhenUsed/>
    <w:rsid w:val="00586AFF"/>
    <w:pPr>
      <w:spacing w:before="0"/>
      <w:ind w:left="660"/>
      <w:jc w:val="left"/>
    </w:pPr>
    <w:rPr>
      <w:sz w:val="20"/>
      <w:szCs w:val="20"/>
    </w:rPr>
  </w:style>
  <w:style w:type="paragraph" w:styleId="TDC5">
    <w:name w:val="toc 5"/>
    <w:basedOn w:val="Normal"/>
    <w:next w:val="Normal"/>
    <w:autoRedefine/>
    <w:uiPriority w:val="39"/>
    <w:unhideWhenUsed/>
    <w:rsid w:val="00586AFF"/>
    <w:pPr>
      <w:spacing w:before="0"/>
      <w:ind w:left="880"/>
      <w:jc w:val="left"/>
    </w:pPr>
    <w:rPr>
      <w:sz w:val="20"/>
      <w:szCs w:val="20"/>
    </w:rPr>
  </w:style>
  <w:style w:type="paragraph" w:styleId="TDC6">
    <w:name w:val="toc 6"/>
    <w:basedOn w:val="Normal"/>
    <w:next w:val="Normal"/>
    <w:autoRedefine/>
    <w:uiPriority w:val="39"/>
    <w:unhideWhenUsed/>
    <w:rsid w:val="00586AFF"/>
    <w:pPr>
      <w:spacing w:before="0"/>
      <w:ind w:left="1100"/>
      <w:jc w:val="left"/>
    </w:pPr>
    <w:rPr>
      <w:sz w:val="20"/>
      <w:szCs w:val="20"/>
    </w:rPr>
  </w:style>
  <w:style w:type="paragraph" w:styleId="TDC7">
    <w:name w:val="toc 7"/>
    <w:basedOn w:val="Normal"/>
    <w:next w:val="Normal"/>
    <w:autoRedefine/>
    <w:uiPriority w:val="39"/>
    <w:unhideWhenUsed/>
    <w:rsid w:val="00586AFF"/>
    <w:pPr>
      <w:spacing w:before="0"/>
      <w:ind w:left="1320"/>
      <w:jc w:val="left"/>
    </w:pPr>
    <w:rPr>
      <w:sz w:val="20"/>
      <w:szCs w:val="20"/>
    </w:rPr>
  </w:style>
  <w:style w:type="paragraph" w:styleId="TDC8">
    <w:name w:val="toc 8"/>
    <w:basedOn w:val="Normal"/>
    <w:next w:val="Normal"/>
    <w:autoRedefine/>
    <w:uiPriority w:val="39"/>
    <w:unhideWhenUsed/>
    <w:rsid w:val="00586AFF"/>
    <w:pPr>
      <w:spacing w:before="0"/>
      <w:ind w:left="1540"/>
      <w:jc w:val="left"/>
    </w:pPr>
    <w:rPr>
      <w:sz w:val="20"/>
      <w:szCs w:val="20"/>
    </w:rPr>
  </w:style>
  <w:style w:type="paragraph" w:styleId="TDC9">
    <w:name w:val="toc 9"/>
    <w:basedOn w:val="Normal"/>
    <w:next w:val="Normal"/>
    <w:autoRedefine/>
    <w:uiPriority w:val="39"/>
    <w:unhideWhenUsed/>
    <w:rsid w:val="00586AFF"/>
    <w:pPr>
      <w:spacing w:before="0"/>
      <w:ind w:left="1760"/>
      <w:jc w:val="left"/>
    </w:pPr>
    <w:rPr>
      <w:sz w:val="20"/>
      <w:szCs w:val="20"/>
    </w:rPr>
  </w:style>
  <w:style w:type="table" w:styleId="Sombreadoclaro-nfasis1">
    <w:name w:val="Light Shading Accent 1"/>
    <w:basedOn w:val="Tablanormal"/>
    <w:uiPriority w:val="60"/>
    <w:rsid w:val="00EF0921"/>
    <w:pPr>
      <w:spacing w:after="0" w:line="240" w:lineRule="auto"/>
    </w:pPr>
    <w:rPr>
      <w:rFonts w:eastAsiaTheme="minorEastAsia"/>
      <w:color w:val="25A2E5" w:themeColor="accent1" w:themeShade="BF"/>
      <w:lang w:val="es-ES_tradnl" w:eastAsia="es-ES"/>
    </w:rPr>
    <w:tblPr>
      <w:tblStyleRowBandSize w:val="1"/>
      <w:tblStyleColBandSize w:val="1"/>
      <w:tblInd w:w="0" w:type="dxa"/>
      <w:tblBorders>
        <w:top w:val="single" w:sz="8" w:space="0" w:color="76C5EF" w:themeColor="accent1"/>
        <w:bottom w:val="single" w:sz="8" w:space="0" w:color="76C5E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6C5EF" w:themeColor="accent1"/>
          <w:left w:val="nil"/>
          <w:bottom w:val="single" w:sz="8" w:space="0" w:color="76C5EF" w:themeColor="accent1"/>
          <w:right w:val="nil"/>
          <w:insideH w:val="nil"/>
          <w:insideV w:val="nil"/>
        </w:tcBorders>
      </w:tcPr>
    </w:tblStylePr>
    <w:tblStylePr w:type="lastRow">
      <w:pPr>
        <w:spacing w:before="0" w:after="0" w:line="240" w:lineRule="auto"/>
      </w:pPr>
      <w:rPr>
        <w:b/>
        <w:bCs/>
      </w:rPr>
      <w:tblPr/>
      <w:tcPr>
        <w:tcBorders>
          <w:top w:val="single" w:sz="8" w:space="0" w:color="76C5EF" w:themeColor="accent1"/>
          <w:left w:val="nil"/>
          <w:bottom w:val="single" w:sz="8" w:space="0" w:color="76C5E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F0FB" w:themeFill="accent1" w:themeFillTint="3F"/>
      </w:tcPr>
    </w:tblStylePr>
    <w:tblStylePr w:type="band1Horz">
      <w:tblPr/>
      <w:tcPr>
        <w:tcBorders>
          <w:left w:val="nil"/>
          <w:right w:val="nil"/>
          <w:insideH w:val="nil"/>
          <w:insideV w:val="nil"/>
        </w:tcBorders>
        <w:shd w:val="clear" w:color="auto" w:fill="DCF0FB" w:themeFill="accent1" w:themeFillTint="3F"/>
      </w:tcPr>
    </w:tblStylePr>
  </w:style>
  <w:style w:type="character" w:styleId="Refdecomentario">
    <w:name w:val="annotation reference"/>
    <w:basedOn w:val="Fuentedeprrafopredeter"/>
    <w:uiPriority w:val="99"/>
    <w:semiHidden/>
    <w:unhideWhenUsed/>
    <w:rsid w:val="007971B2"/>
    <w:rPr>
      <w:sz w:val="18"/>
      <w:szCs w:val="18"/>
    </w:rPr>
  </w:style>
  <w:style w:type="paragraph" w:styleId="Textocomentario">
    <w:name w:val="annotation text"/>
    <w:basedOn w:val="Normal"/>
    <w:link w:val="TextocomentarioCar"/>
    <w:uiPriority w:val="99"/>
    <w:semiHidden/>
    <w:unhideWhenUsed/>
    <w:rsid w:val="007971B2"/>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971B2"/>
    <w:rPr>
      <w:color w:val="595959" w:themeColor="text1" w:themeTint="A6"/>
      <w:sz w:val="24"/>
      <w:szCs w:val="24"/>
    </w:rPr>
  </w:style>
  <w:style w:type="paragraph" w:styleId="Asuntodelcomentario">
    <w:name w:val="annotation subject"/>
    <w:basedOn w:val="Textocomentario"/>
    <w:next w:val="Textocomentario"/>
    <w:link w:val="AsuntodelcomentarioCar"/>
    <w:uiPriority w:val="99"/>
    <w:semiHidden/>
    <w:unhideWhenUsed/>
    <w:rsid w:val="007971B2"/>
    <w:rPr>
      <w:b/>
      <w:bCs/>
      <w:sz w:val="20"/>
      <w:szCs w:val="20"/>
    </w:rPr>
  </w:style>
  <w:style w:type="character" w:customStyle="1" w:styleId="AsuntodelcomentarioCar">
    <w:name w:val="Asunto del comentario Car"/>
    <w:basedOn w:val="TextocomentarioCar"/>
    <w:link w:val="Asuntodelcomentario"/>
    <w:uiPriority w:val="99"/>
    <w:semiHidden/>
    <w:rsid w:val="007971B2"/>
    <w:rPr>
      <w:b/>
      <w:bCs/>
      <w:color w:val="595959"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hyperlink" Target="http://www.motelabalo.com" TargetMode="External"/><Relationship Id="rId21" Type="http://schemas.openxmlformats.org/officeDocument/2006/relationships/hyperlink" Target="mailto:info@motelabalo.com" TargetMode="External"/><Relationship Id="rId22" Type="http://schemas.openxmlformats.org/officeDocument/2006/relationships/hyperlink" Target="http://www.a-pedra.es" TargetMode="External"/><Relationship Id="rId23" Type="http://schemas.openxmlformats.org/officeDocument/2006/relationships/hyperlink" Target="http://www.catoria.es" TargetMode="External"/><Relationship Id="rId24" Type="http://schemas.openxmlformats.org/officeDocument/2006/relationships/hyperlink" Target="mailto:info@catoira.es"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hyperlink" Target="http://www.destinationviking.com" TargetMode="External"/><Relationship Id="rId16" Type="http://schemas.openxmlformats.org/officeDocument/2006/relationships/image" Target="media/image8.jpg"/><Relationship Id="rId17" Type="http://schemas.openxmlformats.org/officeDocument/2006/relationships/hyperlink" Target="http://www.laxareta.es" TargetMode="External"/><Relationship Id="rId18" Type="http://schemas.openxmlformats.org/officeDocument/2006/relationships/hyperlink" Target="mailto:coaxerl@gmail.com" TargetMode="External"/><Relationship Id="rId19" Type="http://schemas.openxmlformats.org/officeDocument/2006/relationships/hyperlink" Target="http://www.casagrandemirloblanco.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obertoAboal:Library:Application%20Support:Microsoft:Office:Plantillas%20personales:Mis%20plantillas:Documento%20sencillo%20tictura.dotx" TargetMode="External"/></Relationships>
</file>

<file path=word/theme/theme1.xml><?xml version="1.0" encoding="utf-8"?>
<a:theme xmlns:a="http://schemas.openxmlformats.org/drawingml/2006/main" name="Tema de Office">
  <a:themeElements>
    <a:clrScheme name="Centrado">
      <a:dk1>
        <a:sysClr val="windowText" lastClr="000000"/>
      </a:dk1>
      <a:lt1>
        <a:sysClr val="window" lastClr="FFFFFF"/>
      </a:lt1>
      <a:dk2>
        <a:srgbClr val="318FC5"/>
      </a:dk2>
      <a:lt2>
        <a:srgbClr val="AEE8FB"/>
      </a:lt2>
      <a:accent1>
        <a:srgbClr val="76C5EF"/>
      </a:accent1>
      <a:accent2>
        <a:srgbClr val="FEA022"/>
      </a:accent2>
      <a:accent3>
        <a:srgbClr val="FF6700"/>
      </a:accent3>
      <a:accent4>
        <a:srgbClr val="70A525"/>
      </a:accent4>
      <a:accent5>
        <a:srgbClr val="A5D848"/>
      </a:accent5>
      <a:accent6>
        <a:srgbClr val="20768C"/>
      </a:accent6>
      <a:hlink>
        <a:srgbClr val="7AB6E8"/>
      </a:hlink>
      <a:folHlink>
        <a:srgbClr val="83B0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BB83D1-1AA9-FF49-B8E5-54128806E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HD:Users:RobertoAboal:Library:Application Support:Microsoft:Office:Plantillas personales:Mis plantillas:Documento sencillo tictura.dotx</Template>
  <TotalTime>517</TotalTime>
  <Pages>18</Pages>
  <Words>5315</Words>
  <Characters>29234</Characters>
  <Application>Microsoft Macintosh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Padrino</dc:creator>
  <cp:lastModifiedBy>Usuario de Microsoft Office</cp:lastModifiedBy>
  <cp:revision>99</cp:revision>
  <cp:lastPrinted>2011-09-20T16:25:00Z</cp:lastPrinted>
  <dcterms:created xsi:type="dcterms:W3CDTF">2016-10-13T09:41:00Z</dcterms:created>
  <dcterms:modified xsi:type="dcterms:W3CDTF">2016-10-24T18:21:00Z</dcterms:modified>
</cp:coreProperties>
</file>